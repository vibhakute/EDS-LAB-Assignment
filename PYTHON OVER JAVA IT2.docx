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2B7B" w:rsidRPr="00462B7B" w:rsidRDefault="00462B7B" w:rsidP="00462B7B">
      <w:pPr>
        <w:spacing w:before="100" w:beforeAutospacing="1" w:after="100" w:afterAutospacing="1" w:line="240" w:lineRule="auto"/>
        <w:outlineLvl w:val="1"/>
        <w:rPr>
          <w:del w:id="0" w:author="Student" w:date="2026-02-04T12:18:00Z"/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1" w:name="_GoBack"/>
      <w:bookmarkEnd w:id="1"/>
      <w:del w:id="2" w:author="Student" w:date="2026-02-04T12:18:00Z">
        <w:r w:rsidRPr="00462B7B">
          <w:rPr>
            <w:rFonts w:ascii="Times New Roman" w:eastAsia="Times New Roman" w:hAnsi="Times New Roman" w:cs="Times New Roman"/>
            <w:b/>
            <w:bCs/>
            <w:sz w:val="36"/>
            <w:szCs w:val="36"/>
            <w:lang w:eastAsia="en-IN"/>
          </w:rPr>
          <w:delText>Theoretical steps to run and compile a Python program</w:delText>
        </w:r>
      </w:del>
    </w:p>
    <w:p w:rsidR="00462B7B" w:rsidRPr="00462B7B" w:rsidRDefault="00462B7B" w:rsidP="00462B7B">
      <w:pPr>
        <w:spacing w:before="100" w:beforeAutospacing="1" w:after="100" w:afterAutospacing="1" w:line="240" w:lineRule="auto"/>
        <w:outlineLvl w:val="2"/>
        <w:rPr>
          <w:del w:id="3" w:author="Student" w:date="2026-02-04T12:18:00Z"/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del w:id="4" w:author="Student" w:date="2026-02-04T12:18:00Z">
        <w:r w:rsidRPr="00462B7B">
          <w:rPr>
            <w:rFonts w:ascii="Times New Roman" w:eastAsia="Times New Roman" w:hAnsi="Times New Roman" w:cs="Times New Roman"/>
            <w:b/>
            <w:bCs/>
            <w:sz w:val="27"/>
            <w:szCs w:val="27"/>
            <w:lang w:eastAsia="en-IN"/>
          </w:rPr>
          <w:delText>1</w:delText>
        </w:r>
        <w:r w:rsidRPr="00462B7B">
          <w:rPr>
            <w:rFonts w:ascii="Times New Roman" w:eastAsia="Times New Roman" w:hAnsi="Times New Roman" w:cs="Times New Roman"/>
            <w:b/>
            <w:bCs/>
            <w:sz w:val="32"/>
            <w:szCs w:val="27"/>
            <w:lang w:eastAsia="en-IN"/>
          </w:rPr>
          <w:delText>. Program Creation</w:delText>
        </w:r>
      </w:del>
    </w:p>
    <w:p w:rsidR="00514FB5" w:rsidRDefault="00462B7B" w:rsidP="00333D4E">
      <w:pPr>
        <w:jc w:val="center"/>
        <w:rPr>
          <w:ins w:id="5" w:author="Student" w:date="2026-02-04T12:18:00Z"/>
          <w:rFonts w:ascii="Britannic Bold" w:hAnsi="Britannic Bold"/>
          <w:sz w:val="56"/>
          <w:lang w:val="en-US"/>
        </w:rPr>
      </w:pPr>
      <w:del w:id="6" w:author="Student" w:date="2026-02-04T12:18:00Z">
        <w:r w:rsidRPr="00462B7B">
          <w:rPr>
            <w:rFonts w:ascii="Times New Roman" w:eastAsia="Times New Roman" w:hAnsi="Times New Roman" w:cs="Times New Roman"/>
            <w:sz w:val="28"/>
            <w:szCs w:val="24"/>
            <w:lang w:eastAsia="en-IN"/>
          </w:rPr>
          <w:delText>The programmer writes the</w:delText>
        </w:r>
      </w:del>
      <w:ins w:id="7" w:author="Student" w:date="2026-02-04T12:18:00Z">
        <w:r w:rsidR="00333D4E" w:rsidRPr="00333D4E">
          <w:rPr>
            <w:rFonts w:ascii="Britannic Bold" w:hAnsi="Britannic Bold"/>
            <w:sz w:val="56"/>
            <w:lang w:val="en-US"/>
          </w:rPr>
          <w:t>PYTHON OVER JAVA</w:t>
        </w:r>
      </w:ins>
    </w:p>
    <w:p w:rsidR="00333D4E" w:rsidRPr="00333D4E" w:rsidRDefault="00333D4E" w:rsidP="00333D4E">
      <w:pPr>
        <w:spacing w:before="100" w:beforeAutospacing="1" w:after="100" w:afterAutospacing="1" w:line="240" w:lineRule="auto"/>
        <w:outlineLvl w:val="1"/>
        <w:rPr>
          <w:ins w:id="8" w:author="Student" w:date="2026-02-04T12:18:00Z"/>
          <w:rFonts w:ascii="Times New Roman" w:eastAsia="Times New Roman" w:hAnsi="Times New Roman" w:cs="Times New Roman"/>
          <w:b/>
          <w:bCs/>
          <w:sz w:val="44"/>
          <w:szCs w:val="36"/>
          <w:lang w:eastAsia="en-IN"/>
        </w:rPr>
      </w:pPr>
      <w:ins w:id="9" w:author="Student" w:date="2026-02-04T12:18:00Z">
        <w:r w:rsidRPr="00333D4E">
          <w:rPr>
            <w:rFonts w:ascii="Times New Roman" w:eastAsia="Times New Roman" w:hAnsi="Times New Roman" w:cs="Times New Roman"/>
            <w:b/>
            <w:bCs/>
            <w:sz w:val="44"/>
            <w:szCs w:val="36"/>
            <w:lang w:eastAsia="en-IN"/>
          </w:rPr>
          <w:t>1</w:t>
        </w:r>
        <w:proofErr w:type="gramStart"/>
        <w:r w:rsidRPr="00333D4E">
          <w:rPr>
            <w:rFonts w:ascii="Times New Roman" w:eastAsia="Times New Roman" w:hAnsi="Times New Roman" w:cs="Times New Roman"/>
            <w:b/>
            <w:bCs/>
            <w:sz w:val="44"/>
            <w:szCs w:val="36"/>
            <w:lang w:eastAsia="en-IN"/>
          </w:rPr>
          <w:t>️</w:t>
        </w:r>
        <w:r w:rsidRPr="00333D4E">
          <w:rPr>
            <w:rFonts w:ascii="Tahoma" w:eastAsia="Times New Roman" w:hAnsi="Tahoma" w:cs="Tahoma"/>
            <w:b/>
            <w:bCs/>
            <w:sz w:val="44"/>
            <w:szCs w:val="36"/>
            <w:lang w:eastAsia="en-IN"/>
          </w:rPr>
          <w:t xml:space="preserve"> .</w:t>
        </w:r>
        <w:proofErr w:type="gramEnd"/>
        <w:r w:rsidRPr="00333D4E">
          <w:rPr>
            <w:rFonts w:ascii="Tahoma" w:eastAsia="Times New Roman" w:hAnsi="Tahoma" w:cs="Tahoma"/>
            <w:b/>
            <w:bCs/>
            <w:sz w:val="44"/>
            <w:szCs w:val="36"/>
            <w:lang w:eastAsia="en-IN"/>
          </w:rPr>
          <w:t xml:space="preserve"> </w:t>
        </w:r>
        <w:r w:rsidRPr="00333D4E">
          <w:rPr>
            <w:rFonts w:ascii="Times New Roman" w:eastAsia="Times New Roman" w:hAnsi="Times New Roman" w:cs="Times New Roman"/>
            <w:b/>
            <w:bCs/>
            <w:sz w:val="44"/>
            <w:szCs w:val="36"/>
            <w:lang w:eastAsia="en-IN"/>
          </w:rPr>
          <w:t>Language Philosophy</w:t>
        </w:r>
      </w:ins>
    </w:p>
    <w:p w:rsidR="00333D4E" w:rsidRPr="00333D4E" w:rsidRDefault="00333D4E" w:rsidP="00333D4E">
      <w:pPr>
        <w:spacing w:before="100" w:beforeAutospacing="1" w:after="100" w:afterAutospacing="1" w:line="240" w:lineRule="auto"/>
        <w:outlineLvl w:val="2"/>
        <w:rPr>
          <w:ins w:id="10" w:author="Student" w:date="2026-02-04T12:18:00Z"/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ins w:id="11" w:author="Student" w:date="2026-02-04T12:18:00Z">
        <w:r w:rsidRPr="00333D4E">
          <w:rPr>
            <w:rFonts w:ascii="Times New Roman" w:eastAsia="Times New Roman" w:hAnsi="Times New Roman" w:cs="Times New Roman"/>
            <w:b/>
            <w:bCs/>
            <w:sz w:val="32"/>
            <w:szCs w:val="27"/>
            <w:lang w:eastAsia="en-IN"/>
          </w:rPr>
          <w:t>Python</w:t>
        </w:r>
      </w:ins>
    </w:p>
    <w:p w:rsidR="00333D4E" w:rsidRPr="00333D4E" w:rsidRDefault="00333D4E" w:rsidP="00333D4E">
      <w:pPr>
        <w:numPr>
          <w:ilvl w:val="0"/>
          <w:numId w:val="15"/>
        </w:numPr>
        <w:spacing w:before="100" w:beforeAutospacing="1" w:after="100" w:afterAutospacing="1" w:line="240" w:lineRule="auto"/>
        <w:rPr>
          <w:ins w:id="12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ins w:id="13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 xml:space="preserve">Designed for </w:t>
        </w:r>
        <w:r w:rsidRPr="00333D4E">
          <w:rPr>
            <w:rFonts w:ascii="Times New Roman" w:eastAsia="Times New Roman" w:hAnsi="Times New Roman" w:cs="Times New Roman"/>
            <w:b/>
            <w:bCs/>
            <w:sz w:val="32"/>
            <w:szCs w:val="24"/>
            <w:lang w:eastAsia="en-IN"/>
          </w:rPr>
          <w:t>readability &amp; simplicity</w:t>
        </w:r>
      </w:ins>
    </w:p>
    <w:p w:rsidR="00333D4E" w:rsidRPr="00333D4E" w:rsidRDefault="00333D4E" w:rsidP="00333D4E">
      <w:pPr>
        <w:numPr>
          <w:ilvl w:val="0"/>
          <w:numId w:val="15"/>
        </w:numPr>
        <w:spacing w:before="100" w:beforeAutospacing="1" w:after="100" w:afterAutospacing="1" w:line="240" w:lineRule="auto"/>
        <w:rPr>
          <w:ins w:id="14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ins w:id="15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 xml:space="preserve">Follows: </w:t>
        </w:r>
        <w:r w:rsidRPr="00333D4E">
          <w:rPr>
            <w:rFonts w:ascii="Times New Roman" w:eastAsia="Times New Roman" w:hAnsi="Times New Roman" w:cs="Times New Roman"/>
            <w:i/>
            <w:iCs/>
            <w:sz w:val="32"/>
            <w:szCs w:val="24"/>
            <w:lang w:eastAsia="en-IN"/>
          </w:rPr>
          <w:t>“Readability counts”</w:t>
        </w:r>
      </w:ins>
    </w:p>
    <w:p w:rsidR="00333D4E" w:rsidRPr="00333D4E" w:rsidRDefault="00333D4E" w:rsidP="00333D4E">
      <w:pPr>
        <w:numPr>
          <w:ilvl w:val="0"/>
          <w:numId w:val="15"/>
        </w:numPr>
        <w:spacing w:before="100" w:beforeAutospacing="1" w:after="100" w:afterAutospacing="1" w:line="240" w:lineRule="auto"/>
        <w:rPr>
          <w:ins w:id="16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ins w:id="17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 xml:space="preserve">Focuses on </w:t>
        </w:r>
        <w:r w:rsidRPr="00333D4E">
          <w:rPr>
            <w:rFonts w:ascii="Times New Roman" w:eastAsia="Times New Roman" w:hAnsi="Times New Roman" w:cs="Times New Roman"/>
            <w:b/>
            <w:bCs/>
            <w:sz w:val="32"/>
            <w:szCs w:val="24"/>
            <w:lang w:eastAsia="en-IN"/>
          </w:rPr>
          <w:t>developer productivity</w:t>
        </w:r>
      </w:ins>
    </w:p>
    <w:p w:rsidR="00333D4E" w:rsidRPr="00333D4E" w:rsidRDefault="00333D4E" w:rsidP="00333D4E">
      <w:pPr>
        <w:spacing w:before="100" w:beforeAutospacing="1" w:after="100" w:afterAutospacing="1" w:line="240" w:lineRule="auto"/>
        <w:outlineLvl w:val="2"/>
        <w:rPr>
          <w:ins w:id="18" w:author="Student" w:date="2026-02-04T12:18:00Z"/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ins w:id="19" w:author="Student" w:date="2026-02-04T12:18:00Z">
        <w:r w:rsidRPr="00333D4E">
          <w:rPr>
            <w:rFonts w:ascii="Times New Roman" w:eastAsia="Times New Roman" w:hAnsi="Times New Roman" w:cs="Times New Roman"/>
            <w:b/>
            <w:bCs/>
            <w:sz w:val="32"/>
            <w:szCs w:val="27"/>
            <w:lang w:eastAsia="en-IN"/>
          </w:rPr>
          <w:t>Java</w:t>
        </w:r>
      </w:ins>
    </w:p>
    <w:p w:rsidR="00333D4E" w:rsidRPr="00333D4E" w:rsidRDefault="00333D4E" w:rsidP="00333D4E">
      <w:pPr>
        <w:numPr>
          <w:ilvl w:val="0"/>
          <w:numId w:val="16"/>
        </w:numPr>
        <w:spacing w:before="100" w:beforeAutospacing="1" w:after="100" w:afterAutospacing="1" w:line="240" w:lineRule="auto"/>
        <w:rPr>
          <w:ins w:id="20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ins w:id="21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 xml:space="preserve">Designed for </w:t>
        </w:r>
        <w:r w:rsidRPr="00333D4E">
          <w:rPr>
            <w:rFonts w:ascii="Times New Roman" w:eastAsia="Times New Roman" w:hAnsi="Times New Roman" w:cs="Times New Roman"/>
            <w:b/>
            <w:bCs/>
            <w:sz w:val="32"/>
            <w:szCs w:val="24"/>
            <w:lang w:eastAsia="en-IN"/>
          </w:rPr>
          <w:t>robustness &amp; performance</w:t>
        </w:r>
      </w:ins>
    </w:p>
    <w:p w:rsidR="00333D4E" w:rsidRPr="00333D4E" w:rsidRDefault="00333D4E" w:rsidP="00333D4E">
      <w:pPr>
        <w:numPr>
          <w:ilvl w:val="0"/>
          <w:numId w:val="16"/>
        </w:numPr>
        <w:spacing w:before="100" w:beforeAutospacing="1" w:after="100" w:afterAutospacing="1" w:line="240" w:lineRule="auto"/>
        <w:rPr>
          <w:ins w:id="22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ins w:id="23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 xml:space="preserve">Follows strict </w:t>
        </w:r>
        <w:r w:rsidRPr="00333D4E">
          <w:rPr>
            <w:rFonts w:ascii="Times New Roman" w:eastAsia="Times New Roman" w:hAnsi="Times New Roman" w:cs="Times New Roman"/>
            <w:b/>
            <w:bCs/>
            <w:sz w:val="32"/>
            <w:szCs w:val="24"/>
            <w:lang w:eastAsia="en-IN"/>
          </w:rPr>
          <w:t>object-oriented rules</w:t>
        </w:r>
      </w:ins>
    </w:p>
    <w:p w:rsidR="00333D4E" w:rsidRPr="00333D4E" w:rsidRDefault="00333D4E" w:rsidP="00333D4E">
      <w:pPr>
        <w:numPr>
          <w:ilvl w:val="0"/>
          <w:numId w:val="16"/>
        </w:numPr>
        <w:spacing w:before="100" w:beforeAutospacing="1" w:after="100" w:afterAutospacing="1" w:line="240" w:lineRule="auto"/>
        <w:rPr>
          <w:ins w:id="24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ins w:id="25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 xml:space="preserve">Focuses on </w:t>
        </w:r>
        <w:r w:rsidRPr="00333D4E">
          <w:rPr>
            <w:rFonts w:ascii="Times New Roman" w:eastAsia="Times New Roman" w:hAnsi="Times New Roman" w:cs="Times New Roman"/>
            <w:b/>
            <w:bCs/>
            <w:sz w:val="32"/>
            <w:szCs w:val="24"/>
            <w:lang w:eastAsia="en-IN"/>
          </w:rPr>
          <w:t>system reliability</w:t>
        </w:r>
      </w:ins>
    </w:p>
    <w:p w:rsidR="00333D4E" w:rsidRPr="00333D4E" w:rsidRDefault="00333D4E" w:rsidP="00333D4E">
      <w:pPr>
        <w:spacing w:before="100" w:beforeAutospacing="1" w:after="100" w:afterAutospacing="1" w:line="240" w:lineRule="auto"/>
        <w:rPr>
          <w:rFonts w:ascii="Times New Roman" w:hAnsi="Times New Roman"/>
          <w:sz w:val="32"/>
          <w:rPrChange w:id="26" w:author="Student" w:date="2026-02-04T12:18:00Z">
            <w:rPr>
              <w:rFonts w:ascii="Times New Roman" w:hAnsi="Times New Roman"/>
              <w:sz w:val="28"/>
            </w:rPr>
          </w:rPrChange>
        </w:rPr>
        <w:pPrChange w:id="27" w:author="Student" w:date="2026-02-04T12:18:00Z">
          <w:pPr>
            <w:numPr>
              <w:numId w:val="29"/>
            </w:numPr>
            <w:tabs>
              <w:tab w:val="num" w:pos="720"/>
            </w:tabs>
            <w:spacing w:before="100" w:beforeAutospacing="1" w:after="100" w:afterAutospacing="1" w:line="240" w:lineRule="auto"/>
            <w:ind w:left="720" w:hanging="360"/>
          </w:pPr>
        </w:pPrChange>
      </w:pPr>
      <w:r w:rsidRPr="00333D4E">
        <w:rPr>
          <w:rFonts w:ascii="Times New Roman" w:hAnsi="Times New Roman"/>
          <w:sz w:val="32"/>
          <w:rPrChange w:id="28" w:author="Student" w:date="2026-02-04T12:18:00Z">
            <w:rPr>
              <w:rFonts w:ascii="Times New Roman" w:hAnsi="Times New Roman"/>
              <w:sz w:val="28"/>
            </w:rPr>
          </w:rPrChange>
        </w:rPr>
        <w:t xml:space="preserve"> Python </w:t>
      </w:r>
      <w:del w:id="29" w:author="Student" w:date="2026-02-04T12:18:00Z">
        <w:r w:rsidR="00462B7B" w:rsidRPr="00462B7B">
          <w:rPr>
            <w:rFonts w:ascii="Times New Roman" w:eastAsia="Times New Roman" w:hAnsi="Times New Roman" w:cs="Times New Roman"/>
            <w:sz w:val="28"/>
            <w:szCs w:val="24"/>
            <w:lang w:eastAsia="en-IN"/>
          </w:rPr>
          <w:delText>source code using</w:delText>
        </w:r>
      </w:del>
      <w:ins w:id="30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>feels like a smooth notebook, Java feels like</w:t>
        </w:r>
      </w:ins>
      <w:r w:rsidRPr="00333D4E">
        <w:rPr>
          <w:rFonts w:ascii="Times New Roman" w:hAnsi="Times New Roman"/>
          <w:sz w:val="32"/>
          <w:rPrChange w:id="31" w:author="Student" w:date="2026-02-04T12:18:00Z">
            <w:rPr>
              <w:rFonts w:ascii="Times New Roman" w:hAnsi="Times New Roman"/>
              <w:sz w:val="28"/>
            </w:rPr>
          </w:rPrChange>
        </w:rPr>
        <w:t xml:space="preserve"> a </w:t>
      </w:r>
      <w:del w:id="32" w:author="Student" w:date="2026-02-04T12:18:00Z">
        <w:r w:rsidR="00462B7B" w:rsidRPr="00462B7B">
          <w:rPr>
            <w:rFonts w:ascii="Times New Roman" w:eastAsia="Times New Roman" w:hAnsi="Times New Roman" w:cs="Times New Roman"/>
            <w:sz w:val="28"/>
            <w:szCs w:val="24"/>
            <w:lang w:eastAsia="en-IN"/>
          </w:rPr>
          <w:delText>text editor or an IDE.</w:delText>
        </w:r>
      </w:del>
      <w:ins w:id="33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 xml:space="preserve">rulebook </w:t>
        </w:r>
      </w:ins>
    </w:p>
    <w:p w:rsidR="00462B7B" w:rsidRPr="00462B7B" w:rsidRDefault="00462B7B" w:rsidP="00462B7B">
      <w:pPr>
        <w:numPr>
          <w:ilvl w:val="0"/>
          <w:numId w:val="29"/>
        </w:numPr>
        <w:spacing w:before="100" w:beforeAutospacing="1" w:after="100" w:afterAutospacing="1" w:line="240" w:lineRule="auto"/>
        <w:rPr>
          <w:del w:id="34" w:author="Student" w:date="2026-02-04T12:18:00Z"/>
          <w:rFonts w:ascii="Times New Roman" w:eastAsia="Times New Roman" w:hAnsi="Times New Roman" w:cs="Times New Roman"/>
          <w:sz w:val="28"/>
          <w:szCs w:val="24"/>
          <w:lang w:eastAsia="en-IN"/>
        </w:rPr>
      </w:pPr>
      <w:del w:id="35" w:author="Student" w:date="2026-02-04T12:18:00Z">
        <w:r w:rsidRPr="00462B7B">
          <w:rPr>
            <w:rFonts w:ascii="Times New Roman" w:eastAsia="Times New Roman" w:hAnsi="Times New Roman" w:cs="Times New Roman"/>
            <w:sz w:val="28"/>
            <w:szCs w:val="24"/>
            <w:lang w:eastAsia="en-IN"/>
          </w:rPr>
          <w:delText xml:space="preserve">The program is saved with a </w:delText>
        </w:r>
        <w:r w:rsidRPr="00462B7B">
          <w:rPr>
            <w:rFonts w:ascii="Courier New" w:eastAsia="Times New Roman" w:hAnsi="Courier New" w:cs="Courier New"/>
            <w:sz w:val="28"/>
            <w:szCs w:val="24"/>
            <w:lang w:eastAsia="en-IN"/>
          </w:rPr>
          <w:delText>.py</w:delText>
        </w:r>
        <w:r w:rsidRPr="00462B7B">
          <w:rPr>
            <w:rFonts w:ascii="Times New Roman" w:eastAsia="Times New Roman" w:hAnsi="Times New Roman" w:cs="Times New Roman"/>
            <w:sz w:val="28"/>
            <w:szCs w:val="24"/>
            <w:lang w:eastAsia="en-IN"/>
          </w:rPr>
          <w:delText xml:space="preserve"> extension.</w:delText>
        </w:r>
      </w:del>
    </w:p>
    <w:p w:rsidR="00462B7B" w:rsidRPr="00462B7B" w:rsidRDefault="00462B7B" w:rsidP="00462B7B">
      <w:pPr>
        <w:spacing w:after="0" w:line="240" w:lineRule="auto"/>
        <w:rPr>
          <w:del w:id="36" w:author="Student" w:date="2026-02-04T12:18:00Z"/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3D4E" w:rsidRPr="00333D4E" w:rsidRDefault="00462B7B" w:rsidP="00333D4E">
      <w:pPr>
        <w:spacing w:after="0" w:line="240" w:lineRule="auto"/>
        <w:rPr>
          <w:ins w:id="37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del w:id="38" w:author="Student" w:date="2026-02-04T12:18:00Z">
        <w:r w:rsidRPr="00462B7B">
          <w:rPr>
            <w:rFonts w:ascii="Times New Roman" w:eastAsia="Times New Roman" w:hAnsi="Times New Roman" w:cs="Times New Roman"/>
            <w:b/>
            <w:bCs/>
            <w:sz w:val="32"/>
            <w:szCs w:val="27"/>
            <w:lang w:eastAsia="en-IN"/>
          </w:rPr>
          <w:delText>2. Source</w:delText>
        </w:r>
      </w:del>
    </w:p>
    <w:p w:rsidR="00333D4E" w:rsidRPr="00333D4E" w:rsidRDefault="00333D4E" w:rsidP="00333D4E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sz w:val="44"/>
          <w:rPrChange w:id="39" w:author="Student" w:date="2026-02-04T12:18:00Z">
            <w:rPr>
              <w:rFonts w:ascii="Times New Roman" w:hAnsi="Times New Roman"/>
              <w:b/>
              <w:sz w:val="32"/>
            </w:rPr>
          </w:rPrChange>
        </w:rPr>
        <w:pPrChange w:id="40" w:author="Student" w:date="2026-02-04T12:18:00Z">
          <w:pPr>
            <w:spacing w:before="100" w:beforeAutospacing="1" w:after="100" w:afterAutospacing="1" w:line="240" w:lineRule="auto"/>
            <w:outlineLvl w:val="2"/>
          </w:pPr>
        </w:pPrChange>
      </w:pPr>
      <w:ins w:id="41" w:author="Student" w:date="2026-02-04T12:18:00Z">
        <w:r w:rsidRPr="00333D4E">
          <w:rPr>
            <w:rFonts w:ascii="Times New Roman" w:eastAsia="Times New Roman" w:hAnsi="Times New Roman" w:cs="Times New Roman"/>
            <w:b/>
            <w:bCs/>
            <w:sz w:val="44"/>
            <w:szCs w:val="36"/>
            <w:lang w:eastAsia="en-IN"/>
          </w:rPr>
          <w:t>2️.</w:t>
        </w:r>
        <w:r w:rsidRPr="00333D4E">
          <w:rPr>
            <w:rFonts w:ascii="Tahoma" w:eastAsia="Times New Roman" w:hAnsi="Tahoma" w:cs="Tahoma"/>
            <w:b/>
            <w:bCs/>
            <w:sz w:val="44"/>
            <w:szCs w:val="36"/>
            <w:lang w:eastAsia="en-IN"/>
          </w:rPr>
          <w:t xml:space="preserve"> </w:t>
        </w:r>
        <w:r w:rsidRPr="00333D4E">
          <w:rPr>
            <w:rFonts w:ascii="Times New Roman" w:eastAsia="Times New Roman" w:hAnsi="Times New Roman" w:cs="Times New Roman"/>
            <w:b/>
            <w:bCs/>
            <w:sz w:val="44"/>
            <w:szCs w:val="36"/>
            <w:lang w:eastAsia="en-IN"/>
          </w:rPr>
          <w:t>Syntax &amp;</w:t>
        </w:r>
      </w:ins>
      <w:r w:rsidRPr="00333D4E">
        <w:rPr>
          <w:rFonts w:ascii="Times New Roman" w:hAnsi="Times New Roman"/>
          <w:b/>
          <w:sz w:val="44"/>
          <w:rPrChange w:id="42" w:author="Student" w:date="2026-02-04T12:18:00Z">
            <w:rPr>
              <w:rFonts w:ascii="Times New Roman" w:hAnsi="Times New Roman"/>
              <w:b/>
              <w:sz w:val="32"/>
            </w:rPr>
          </w:rPrChange>
        </w:rPr>
        <w:t xml:space="preserve"> Code </w:t>
      </w:r>
      <w:del w:id="43" w:author="Student" w:date="2026-02-04T12:18:00Z">
        <w:r w:rsidR="00462B7B" w:rsidRPr="00462B7B">
          <w:rPr>
            <w:rFonts w:ascii="Times New Roman" w:eastAsia="Times New Roman" w:hAnsi="Times New Roman" w:cs="Times New Roman"/>
            <w:b/>
            <w:bCs/>
            <w:sz w:val="32"/>
            <w:szCs w:val="27"/>
            <w:lang w:eastAsia="en-IN"/>
          </w:rPr>
          <w:delText>Reading</w:delText>
        </w:r>
      </w:del>
      <w:ins w:id="44" w:author="Student" w:date="2026-02-04T12:18:00Z">
        <w:r w:rsidRPr="00333D4E">
          <w:rPr>
            <w:rFonts w:ascii="Times New Roman" w:eastAsia="Times New Roman" w:hAnsi="Times New Roman" w:cs="Times New Roman"/>
            <w:b/>
            <w:bCs/>
            <w:sz w:val="44"/>
            <w:szCs w:val="36"/>
            <w:lang w:eastAsia="en-IN"/>
          </w:rPr>
          <w:t>Length</w:t>
        </w:r>
      </w:ins>
    </w:p>
    <w:p w:rsidR="00462B7B" w:rsidRPr="00462B7B" w:rsidRDefault="00462B7B" w:rsidP="00462B7B">
      <w:pPr>
        <w:numPr>
          <w:ilvl w:val="0"/>
          <w:numId w:val="30"/>
        </w:numPr>
        <w:spacing w:before="100" w:beforeAutospacing="1" w:after="100" w:afterAutospacing="1" w:line="240" w:lineRule="auto"/>
        <w:rPr>
          <w:del w:id="45" w:author="Student" w:date="2026-02-04T12:18:00Z"/>
          <w:rFonts w:ascii="Times New Roman" w:eastAsia="Times New Roman" w:hAnsi="Times New Roman" w:cs="Times New Roman"/>
          <w:sz w:val="28"/>
          <w:szCs w:val="24"/>
          <w:lang w:eastAsia="en-IN"/>
        </w:rPr>
      </w:pPr>
      <w:del w:id="46" w:author="Student" w:date="2026-02-04T12:18:00Z">
        <w:r w:rsidRPr="00462B7B">
          <w:rPr>
            <w:rFonts w:ascii="Times New Roman" w:eastAsia="Times New Roman" w:hAnsi="Times New Roman" w:cs="Times New Roman"/>
            <w:sz w:val="28"/>
            <w:szCs w:val="24"/>
            <w:lang w:eastAsia="en-IN"/>
          </w:rPr>
          <w:delText>When the program is executed, the Python interpreter reads the source code line by line.</w:delText>
        </w:r>
      </w:del>
    </w:p>
    <w:p w:rsidR="00462B7B" w:rsidRPr="00462B7B" w:rsidRDefault="00462B7B" w:rsidP="00462B7B">
      <w:pPr>
        <w:spacing w:after="0" w:line="240" w:lineRule="auto"/>
        <w:rPr>
          <w:del w:id="47" w:author="Student" w:date="2026-02-04T12:18:00Z"/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62B7B" w:rsidRPr="00462B7B" w:rsidRDefault="00462B7B" w:rsidP="00462B7B">
      <w:pPr>
        <w:spacing w:before="100" w:beforeAutospacing="1" w:after="100" w:afterAutospacing="1" w:line="240" w:lineRule="auto"/>
        <w:outlineLvl w:val="2"/>
        <w:rPr>
          <w:del w:id="48" w:author="Student" w:date="2026-02-04T12:18:00Z"/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del w:id="49" w:author="Student" w:date="2026-02-04T12:18:00Z">
        <w:r w:rsidRPr="00462B7B">
          <w:rPr>
            <w:rFonts w:ascii="Times New Roman" w:eastAsia="Times New Roman" w:hAnsi="Times New Roman" w:cs="Times New Roman"/>
            <w:b/>
            <w:bCs/>
            <w:sz w:val="32"/>
            <w:szCs w:val="27"/>
            <w:lang w:eastAsia="en-IN"/>
          </w:rPr>
          <w:delText>3. Compilation to Bytecode</w:delText>
        </w:r>
      </w:del>
    </w:p>
    <w:p w:rsidR="00462B7B" w:rsidRPr="00462B7B" w:rsidRDefault="00462B7B" w:rsidP="00462B7B">
      <w:pPr>
        <w:numPr>
          <w:ilvl w:val="0"/>
          <w:numId w:val="31"/>
        </w:numPr>
        <w:spacing w:before="100" w:beforeAutospacing="1" w:after="100" w:afterAutospacing="1" w:line="240" w:lineRule="auto"/>
        <w:rPr>
          <w:del w:id="50" w:author="Student" w:date="2026-02-04T12:18:00Z"/>
          <w:rFonts w:ascii="Times New Roman" w:eastAsia="Times New Roman" w:hAnsi="Times New Roman" w:cs="Times New Roman"/>
          <w:sz w:val="28"/>
          <w:szCs w:val="28"/>
          <w:lang w:eastAsia="en-IN"/>
        </w:rPr>
      </w:pPr>
      <w:del w:id="51" w:author="Student" w:date="2026-02-04T12:18:00Z">
        <w:r w:rsidRPr="00462B7B">
          <w:rPr>
            <w:rFonts w:ascii="Times New Roman" w:eastAsia="Times New Roman" w:hAnsi="Times New Roman" w:cs="Times New Roman"/>
            <w:sz w:val="28"/>
            <w:szCs w:val="28"/>
            <w:lang w:eastAsia="en-IN"/>
          </w:rPr>
          <w:delText>The interpreter first checks the program for syntax errors.</w:delText>
        </w:r>
      </w:del>
    </w:p>
    <w:p w:rsidR="00462B7B" w:rsidRPr="00462B7B" w:rsidRDefault="00462B7B" w:rsidP="00462B7B">
      <w:pPr>
        <w:numPr>
          <w:ilvl w:val="0"/>
          <w:numId w:val="31"/>
        </w:numPr>
        <w:spacing w:before="100" w:beforeAutospacing="1" w:after="100" w:afterAutospacing="1" w:line="240" w:lineRule="auto"/>
        <w:rPr>
          <w:del w:id="52" w:author="Student" w:date="2026-02-04T12:18:00Z"/>
          <w:rFonts w:ascii="Times New Roman" w:eastAsia="Times New Roman" w:hAnsi="Times New Roman" w:cs="Times New Roman"/>
          <w:sz w:val="28"/>
          <w:szCs w:val="28"/>
          <w:lang w:eastAsia="en-IN"/>
        </w:rPr>
      </w:pPr>
      <w:del w:id="53" w:author="Student" w:date="2026-02-04T12:18:00Z">
        <w:r w:rsidRPr="00462B7B">
          <w:rPr>
            <w:rFonts w:ascii="Times New Roman" w:eastAsia="Times New Roman" w:hAnsi="Times New Roman" w:cs="Times New Roman"/>
            <w:sz w:val="28"/>
            <w:szCs w:val="28"/>
            <w:lang w:eastAsia="en-IN"/>
          </w:rPr>
          <w:delText xml:space="preserve">If no errors are found, the source code is </w:delText>
        </w:r>
        <w:r w:rsidRPr="00462B7B">
          <w:rPr>
            <w:rFonts w:ascii="Times New Roman" w:eastAsia="Times New Roman" w:hAnsi="Times New Roman" w:cs="Times New Roman"/>
            <w:b/>
            <w:bCs/>
            <w:sz w:val="28"/>
            <w:szCs w:val="28"/>
            <w:lang w:eastAsia="en-IN"/>
          </w:rPr>
          <w:delText>compiled into bytecode</w:delText>
        </w:r>
        <w:r w:rsidRPr="00462B7B">
          <w:rPr>
            <w:rFonts w:ascii="Times New Roman" w:eastAsia="Times New Roman" w:hAnsi="Times New Roman" w:cs="Times New Roman"/>
            <w:sz w:val="28"/>
            <w:szCs w:val="28"/>
            <w:lang w:eastAsia="en-IN"/>
          </w:rPr>
          <w:delText>.</w:delText>
        </w:r>
      </w:del>
    </w:p>
    <w:p w:rsidR="00462B7B" w:rsidRPr="00462B7B" w:rsidRDefault="00462B7B" w:rsidP="00462B7B">
      <w:pPr>
        <w:numPr>
          <w:ilvl w:val="0"/>
          <w:numId w:val="31"/>
        </w:numPr>
        <w:spacing w:before="100" w:beforeAutospacing="1" w:after="100" w:afterAutospacing="1" w:line="240" w:lineRule="auto"/>
        <w:rPr>
          <w:del w:id="54" w:author="Student" w:date="2026-02-04T12:18:00Z"/>
          <w:rFonts w:ascii="Times New Roman" w:eastAsia="Times New Roman" w:hAnsi="Times New Roman" w:cs="Times New Roman"/>
          <w:sz w:val="28"/>
          <w:szCs w:val="28"/>
          <w:lang w:eastAsia="en-IN"/>
        </w:rPr>
      </w:pPr>
      <w:del w:id="55" w:author="Student" w:date="2026-02-04T12:18:00Z">
        <w:r w:rsidRPr="00462B7B">
          <w:rPr>
            <w:rFonts w:ascii="Times New Roman" w:eastAsia="Times New Roman" w:hAnsi="Times New Roman" w:cs="Times New Roman"/>
            <w:sz w:val="28"/>
            <w:szCs w:val="28"/>
            <w:lang w:eastAsia="en-IN"/>
          </w:rPr>
          <w:delText>This bytecode is a platform-independent, intermediate representation of the program.</w:delText>
        </w:r>
      </w:del>
    </w:p>
    <w:p w:rsidR="00462B7B" w:rsidRPr="00462B7B" w:rsidRDefault="00462B7B" w:rsidP="00462B7B">
      <w:pPr>
        <w:numPr>
          <w:ilvl w:val="0"/>
          <w:numId w:val="31"/>
        </w:numPr>
        <w:spacing w:before="100" w:beforeAutospacing="1" w:after="100" w:afterAutospacing="1" w:line="240" w:lineRule="auto"/>
        <w:rPr>
          <w:del w:id="56" w:author="Student" w:date="2026-02-04T12:18:00Z"/>
          <w:rFonts w:ascii="Times New Roman" w:eastAsia="Times New Roman" w:hAnsi="Times New Roman" w:cs="Times New Roman"/>
          <w:sz w:val="28"/>
          <w:szCs w:val="28"/>
          <w:lang w:eastAsia="en-IN"/>
        </w:rPr>
      </w:pPr>
      <w:del w:id="57" w:author="Student" w:date="2026-02-04T12:18:00Z">
        <w:r w:rsidRPr="00462B7B">
          <w:rPr>
            <w:rFonts w:ascii="Times New Roman" w:eastAsia="Times New Roman" w:hAnsi="Times New Roman" w:cs="Times New Roman"/>
            <w:sz w:val="28"/>
            <w:szCs w:val="28"/>
            <w:lang w:eastAsia="en-IN"/>
          </w:rPr>
          <w:delText xml:space="preserve">The compiled bytecode is stored internally (and sometimes saved as </w:delText>
        </w:r>
        <w:r w:rsidRPr="00462B7B">
          <w:rPr>
            <w:rFonts w:ascii="Courier New" w:eastAsia="Times New Roman" w:hAnsi="Courier New" w:cs="Courier New"/>
            <w:sz w:val="28"/>
            <w:szCs w:val="28"/>
            <w:lang w:eastAsia="en-IN"/>
          </w:rPr>
          <w:delText>.pyc</w:delText>
        </w:r>
        <w:r w:rsidRPr="00462B7B">
          <w:rPr>
            <w:rFonts w:ascii="Times New Roman" w:eastAsia="Times New Roman" w:hAnsi="Times New Roman" w:cs="Times New Roman"/>
            <w:sz w:val="28"/>
            <w:szCs w:val="28"/>
            <w:lang w:eastAsia="en-IN"/>
          </w:rPr>
          <w:delText xml:space="preserve"> files).</w:delText>
        </w:r>
      </w:del>
    </w:p>
    <w:p w:rsidR="00462B7B" w:rsidRPr="00462B7B" w:rsidRDefault="00462B7B" w:rsidP="00462B7B">
      <w:pPr>
        <w:spacing w:after="0" w:line="240" w:lineRule="auto"/>
        <w:rPr>
          <w:del w:id="58" w:author="Student" w:date="2026-02-04T12:18:00Z"/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3D4E" w:rsidRPr="00333D4E" w:rsidRDefault="00462B7B" w:rsidP="00333D4E">
      <w:pPr>
        <w:spacing w:before="100" w:beforeAutospacing="1" w:after="100" w:afterAutospacing="1" w:line="240" w:lineRule="auto"/>
        <w:rPr>
          <w:ins w:id="59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del w:id="60" w:author="Student" w:date="2026-02-04T12:18:00Z">
        <w:r w:rsidRPr="00462B7B">
          <w:rPr>
            <w:rFonts w:ascii="Times New Roman" w:eastAsia="Times New Roman" w:hAnsi="Times New Roman" w:cs="Times New Roman"/>
            <w:b/>
            <w:bCs/>
            <w:sz w:val="32"/>
            <w:szCs w:val="27"/>
            <w:lang w:eastAsia="en-IN"/>
          </w:rPr>
          <w:delText>4.</w:delText>
        </w:r>
      </w:del>
      <w:ins w:id="61" w:author="Student" w:date="2026-02-04T12:18:00Z">
        <w:r w:rsidR="00333D4E"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>Python avoids:</w:t>
        </w:r>
      </w:ins>
    </w:p>
    <w:p w:rsidR="00333D4E" w:rsidRPr="00333D4E" w:rsidRDefault="00333D4E" w:rsidP="00333D4E">
      <w:pPr>
        <w:numPr>
          <w:ilvl w:val="0"/>
          <w:numId w:val="17"/>
        </w:numPr>
        <w:spacing w:before="100" w:beforeAutospacing="1" w:after="100" w:afterAutospacing="1" w:line="240" w:lineRule="auto"/>
        <w:rPr>
          <w:ins w:id="62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ins w:id="63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>Semicolons</w:t>
        </w:r>
      </w:ins>
    </w:p>
    <w:p w:rsidR="00333D4E" w:rsidRPr="00333D4E" w:rsidRDefault="00333D4E" w:rsidP="00333D4E">
      <w:pPr>
        <w:numPr>
          <w:ilvl w:val="0"/>
          <w:numId w:val="17"/>
        </w:numPr>
        <w:spacing w:before="100" w:beforeAutospacing="1" w:after="100" w:afterAutospacing="1" w:line="240" w:lineRule="auto"/>
        <w:rPr>
          <w:ins w:id="64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ins w:id="65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>Brackets</w:t>
        </w:r>
      </w:ins>
    </w:p>
    <w:p w:rsidR="00333D4E" w:rsidRPr="00333D4E" w:rsidRDefault="00333D4E" w:rsidP="00333D4E">
      <w:pPr>
        <w:numPr>
          <w:ilvl w:val="0"/>
          <w:numId w:val="17"/>
        </w:numPr>
        <w:spacing w:before="100" w:beforeAutospacing="1" w:after="100" w:afterAutospacing="1" w:line="240" w:lineRule="auto"/>
        <w:rPr>
          <w:ins w:id="66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ins w:id="67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>Complex class structures (when not needed)</w:t>
        </w:r>
      </w:ins>
    </w:p>
    <w:p w:rsidR="00333D4E" w:rsidRPr="00333D4E" w:rsidRDefault="00333D4E" w:rsidP="00333D4E">
      <w:pPr>
        <w:spacing w:before="100" w:beforeAutospacing="1" w:after="100" w:afterAutospacing="1" w:line="240" w:lineRule="auto"/>
        <w:rPr>
          <w:ins w:id="68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ins w:id="69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>Example: Sum of numbers</w:t>
        </w:r>
      </w:ins>
    </w:p>
    <w:p w:rsidR="00333D4E" w:rsidRPr="00333D4E" w:rsidRDefault="00333D4E" w:rsidP="00333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70" w:author="Student" w:date="2026-02-04T12:18:00Z"/>
          <w:rFonts w:ascii="Courier New" w:eastAsia="Times New Roman" w:hAnsi="Courier New" w:cs="Courier New"/>
          <w:sz w:val="24"/>
          <w:szCs w:val="20"/>
          <w:lang w:eastAsia="en-IN"/>
        </w:rPr>
      </w:pPr>
      <w:ins w:id="71" w:author="Student" w:date="2026-02-04T12:18:00Z">
        <w:r w:rsidRPr="00333D4E">
          <w:rPr>
            <w:rFonts w:ascii="Courier New" w:eastAsia="Times New Roman" w:hAnsi="Courier New" w:cs="Courier New"/>
            <w:sz w:val="24"/>
            <w:szCs w:val="20"/>
            <w:lang w:eastAsia="en-IN"/>
          </w:rPr>
          <w:t xml:space="preserve">total = </w:t>
        </w:r>
        <w:proofErr w:type="gramStart"/>
        <w:r w:rsidRPr="00333D4E">
          <w:rPr>
            <w:rFonts w:ascii="Courier New" w:eastAsia="Times New Roman" w:hAnsi="Courier New" w:cs="Courier New"/>
            <w:sz w:val="24"/>
            <w:szCs w:val="20"/>
            <w:lang w:eastAsia="en-IN"/>
          </w:rPr>
          <w:t>sum(</w:t>
        </w:r>
        <w:proofErr w:type="gramEnd"/>
        <w:r w:rsidRPr="00333D4E">
          <w:rPr>
            <w:rFonts w:ascii="Courier New" w:eastAsia="Times New Roman" w:hAnsi="Courier New" w:cs="Courier New"/>
            <w:sz w:val="24"/>
            <w:szCs w:val="20"/>
            <w:lang w:eastAsia="en-IN"/>
          </w:rPr>
          <w:t>range(1, 11))</w:t>
        </w:r>
      </w:ins>
    </w:p>
    <w:p w:rsidR="00333D4E" w:rsidRPr="00333D4E" w:rsidRDefault="00333D4E" w:rsidP="00333D4E">
      <w:pPr>
        <w:spacing w:before="100" w:beforeAutospacing="1" w:after="100" w:afterAutospacing="1" w:line="240" w:lineRule="auto"/>
        <w:rPr>
          <w:ins w:id="72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ins w:id="73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>Java:</w:t>
        </w:r>
      </w:ins>
    </w:p>
    <w:p w:rsidR="00333D4E" w:rsidRPr="00333D4E" w:rsidRDefault="00333D4E" w:rsidP="00333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74" w:author="Student" w:date="2026-02-04T12:18:00Z"/>
          <w:rFonts w:ascii="Courier New" w:eastAsia="Times New Roman" w:hAnsi="Courier New" w:cs="Courier New"/>
          <w:sz w:val="24"/>
          <w:szCs w:val="20"/>
          <w:lang w:eastAsia="en-IN"/>
        </w:rPr>
      </w:pPr>
      <w:proofErr w:type="spellStart"/>
      <w:ins w:id="75" w:author="Student" w:date="2026-02-04T12:18:00Z">
        <w:r w:rsidRPr="00333D4E">
          <w:rPr>
            <w:rFonts w:ascii="Courier New" w:eastAsia="Times New Roman" w:hAnsi="Courier New" w:cs="Courier New"/>
            <w:sz w:val="24"/>
            <w:szCs w:val="20"/>
            <w:lang w:eastAsia="en-IN"/>
          </w:rPr>
          <w:t>int</w:t>
        </w:r>
        <w:proofErr w:type="spellEnd"/>
        <w:r w:rsidRPr="00333D4E">
          <w:rPr>
            <w:rFonts w:ascii="Courier New" w:eastAsia="Times New Roman" w:hAnsi="Courier New" w:cs="Courier New"/>
            <w:sz w:val="24"/>
            <w:szCs w:val="20"/>
            <w:lang w:eastAsia="en-IN"/>
          </w:rPr>
          <w:t xml:space="preserve"> total = 0;</w:t>
        </w:r>
      </w:ins>
    </w:p>
    <w:p w:rsidR="00333D4E" w:rsidRPr="00333D4E" w:rsidRDefault="00333D4E" w:rsidP="00333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76" w:author="Student" w:date="2026-02-04T12:18:00Z"/>
          <w:rFonts w:ascii="Courier New" w:eastAsia="Times New Roman" w:hAnsi="Courier New" w:cs="Courier New"/>
          <w:sz w:val="24"/>
          <w:szCs w:val="20"/>
          <w:lang w:eastAsia="en-IN"/>
        </w:rPr>
      </w:pPr>
      <w:proofErr w:type="gramStart"/>
      <w:ins w:id="77" w:author="Student" w:date="2026-02-04T12:18:00Z">
        <w:r w:rsidRPr="00333D4E">
          <w:rPr>
            <w:rFonts w:ascii="Courier New" w:eastAsia="Times New Roman" w:hAnsi="Courier New" w:cs="Courier New"/>
            <w:sz w:val="24"/>
            <w:szCs w:val="20"/>
            <w:lang w:eastAsia="en-IN"/>
          </w:rPr>
          <w:t>for(</w:t>
        </w:r>
        <w:proofErr w:type="spellStart"/>
        <w:proofErr w:type="gramEnd"/>
        <w:r w:rsidRPr="00333D4E">
          <w:rPr>
            <w:rFonts w:ascii="Courier New" w:eastAsia="Times New Roman" w:hAnsi="Courier New" w:cs="Courier New"/>
            <w:sz w:val="24"/>
            <w:szCs w:val="20"/>
            <w:lang w:eastAsia="en-IN"/>
          </w:rPr>
          <w:t>int</w:t>
        </w:r>
        <w:proofErr w:type="spellEnd"/>
        <w:r w:rsidRPr="00333D4E">
          <w:rPr>
            <w:rFonts w:ascii="Courier New" w:eastAsia="Times New Roman" w:hAnsi="Courier New" w:cs="Courier New"/>
            <w:sz w:val="24"/>
            <w:szCs w:val="20"/>
            <w:lang w:eastAsia="en-IN"/>
          </w:rPr>
          <w:t xml:space="preserve"> </w:t>
        </w:r>
        <w:proofErr w:type="spellStart"/>
        <w:r w:rsidRPr="00333D4E">
          <w:rPr>
            <w:rFonts w:ascii="Courier New" w:eastAsia="Times New Roman" w:hAnsi="Courier New" w:cs="Courier New"/>
            <w:sz w:val="24"/>
            <w:szCs w:val="20"/>
            <w:lang w:eastAsia="en-IN"/>
          </w:rPr>
          <w:t>i</w:t>
        </w:r>
        <w:proofErr w:type="spellEnd"/>
        <w:r w:rsidRPr="00333D4E">
          <w:rPr>
            <w:rFonts w:ascii="Courier New" w:eastAsia="Times New Roman" w:hAnsi="Courier New" w:cs="Courier New"/>
            <w:sz w:val="24"/>
            <w:szCs w:val="20"/>
            <w:lang w:eastAsia="en-IN"/>
          </w:rPr>
          <w:t xml:space="preserve"> = 1; </w:t>
        </w:r>
        <w:proofErr w:type="spellStart"/>
        <w:r w:rsidRPr="00333D4E">
          <w:rPr>
            <w:rFonts w:ascii="Courier New" w:eastAsia="Times New Roman" w:hAnsi="Courier New" w:cs="Courier New"/>
            <w:sz w:val="24"/>
            <w:szCs w:val="20"/>
            <w:lang w:eastAsia="en-IN"/>
          </w:rPr>
          <w:t>i</w:t>
        </w:r>
        <w:proofErr w:type="spellEnd"/>
        <w:r w:rsidRPr="00333D4E">
          <w:rPr>
            <w:rFonts w:ascii="Courier New" w:eastAsia="Times New Roman" w:hAnsi="Courier New" w:cs="Courier New"/>
            <w:sz w:val="24"/>
            <w:szCs w:val="20"/>
            <w:lang w:eastAsia="en-IN"/>
          </w:rPr>
          <w:t xml:space="preserve"> &lt;= 10; </w:t>
        </w:r>
        <w:proofErr w:type="spellStart"/>
        <w:r w:rsidRPr="00333D4E">
          <w:rPr>
            <w:rFonts w:ascii="Courier New" w:eastAsia="Times New Roman" w:hAnsi="Courier New" w:cs="Courier New"/>
            <w:sz w:val="24"/>
            <w:szCs w:val="20"/>
            <w:lang w:eastAsia="en-IN"/>
          </w:rPr>
          <w:t>i</w:t>
        </w:r>
        <w:proofErr w:type="spellEnd"/>
        <w:r w:rsidRPr="00333D4E">
          <w:rPr>
            <w:rFonts w:ascii="Courier New" w:eastAsia="Times New Roman" w:hAnsi="Courier New" w:cs="Courier New"/>
            <w:sz w:val="24"/>
            <w:szCs w:val="20"/>
            <w:lang w:eastAsia="en-IN"/>
          </w:rPr>
          <w:t>++) {</w:t>
        </w:r>
      </w:ins>
    </w:p>
    <w:p w:rsidR="00333D4E" w:rsidRPr="00333D4E" w:rsidRDefault="00333D4E" w:rsidP="00333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78" w:author="Student" w:date="2026-02-04T12:18:00Z"/>
          <w:rFonts w:ascii="Courier New" w:eastAsia="Times New Roman" w:hAnsi="Courier New" w:cs="Courier New"/>
          <w:sz w:val="24"/>
          <w:szCs w:val="20"/>
          <w:lang w:eastAsia="en-IN"/>
        </w:rPr>
      </w:pPr>
      <w:ins w:id="79" w:author="Student" w:date="2026-02-04T12:18:00Z">
        <w:r w:rsidRPr="00333D4E">
          <w:rPr>
            <w:rFonts w:ascii="Courier New" w:eastAsia="Times New Roman" w:hAnsi="Courier New" w:cs="Courier New"/>
            <w:sz w:val="24"/>
            <w:szCs w:val="20"/>
            <w:lang w:eastAsia="en-IN"/>
          </w:rPr>
          <w:t xml:space="preserve">    total += </w:t>
        </w:r>
        <w:proofErr w:type="spellStart"/>
        <w:r w:rsidRPr="00333D4E">
          <w:rPr>
            <w:rFonts w:ascii="Courier New" w:eastAsia="Times New Roman" w:hAnsi="Courier New" w:cs="Courier New"/>
            <w:sz w:val="24"/>
            <w:szCs w:val="20"/>
            <w:lang w:eastAsia="en-IN"/>
          </w:rPr>
          <w:t>i</w:t>
        </w:r>
        <w:proofErr w:type="spellEnd"/>
        <w:r w:rsidRPr="00333D4E">
          <w:rPr>
            <w:rFonts w:ascii="Courier New" w:eastAsia="Times New Roman" w:hAnsi="Courier New" w:cs="Courier New"/>
            <w:sz w:val="24"/>
            <w:szCs w:val="20"/>
            <w:lang w:eastAsia="en-IN"/>
          </w:rPr>
          <w:t>;</w:t>
        </w:r>
      </w:ins>
    </w:p>
    <w:p w:rsidR="00333D4E" w:rsidRPr="00333D4E" w:rsidRDefault="00333D4E" w:rsidP="00333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80" w:author="Student" w:date="2026-02-04T12:18:00Z"/>
          <w:rFonts w:ascii="Courier New" w:eastAsia="Times New Roman" w:hAnsi="Courier New" w:cs="Courier New"/>
          <w:sz w:val="24"/>
          <w:szCs w:val="20"/>
          <w:lang w:eastAsia="en-IN"/>
        </w:rPr>
      </w:pPr>
      <w:ins w:id="81" w:author="Student" w:date="2026-02-04T12:18:00Z">
        <w:r w:rsidRPr="00333D4E">
          <w:rPr>
            <w:rFonts w:ascii="Courier New" w:eastAsia="Times New Roman" w:hAnsi="Courier New" w:cs="Courier New"/>
            <w:sz w:val="24"/>
            <w:szCs w:val="20"/>
            <w:lang w:eastAsia="en-IN"/>
          </w:rPr>
          <w:t>}</w:t>
        </w:r>
      </w:ins>
    </w:p>
    <w:p w:rsidR="00333D4E" w:rsidRPr="00333D4E" w:rsidRDefault="00333D4E" w:rsidP="00333D4E">
      <w:pPr>
        <w:spacing w:before="100" w:beforeAutospacing="1" w:after="100" w:afterAutospacing="1" w:line="240" w:lineRule="auto"/>
        <w:rPr>
          <w:ins w:id="82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ins w:id="83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 xml:space="preserve"> Python = concise</w:t>
        </w:r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br/>
          <w:t xml:space="preserve"> Java = verbose but controlled</w:t>
        </w:r>
      </w:ins>
    </w:p>
    <w:p w:rsidR="00333D4E" w:rsidRPr="00333D4E" w:rsidRDefault="00333D4E" w:rsidP="00333D4E">
      <w:pPr>
        <w:spacing w:after="0" w:line="240" w:lineRule="auto"/>
        <w:rPr>
          <w:ins w:id="84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</w:p>
    <w:p w:rsidR="00333D4E" w:rsidRDefault="00333D4E" w:rsidP="00333D4E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sz w:val="44"/>
          <w:rPrChange w:id="85" w:author="Student" w:date="2026-02-04T12:18:00Z">
            <w:rPr>
              <w:rFonts w:ascii="Times New Roman" w:hAnsi="Times New Roman"/>
              <w:b/>
              <w:sz w:val="32"/>
            </w:rPr>
          </w:rPrChange>
        </w:rPr>
        <w:pPrChange w:id="86" w:author="Student" w:date="2026-02-04T12:18:00Z">
          <w:pPr>
            <w:spacing w:before="100" w:beforeAutospacing="1" w:after="100" w:afterAutospacing="1" w:line="240" w:lineRule="auto"/>
            <w:outlineLvl w:val="2"/>
          </w:pPr>
        </w:pPrChange>
      </w:pPr>
      <w:ins w:id="87" w:author="Student" w:date="2026-02-04T12:18:00Z">
        <w:r w:rsidRPr="00333D4E">
          <w:rPr>
            <w:rFonts w:ascii="Times New Roman" w:eastAsia="Times New Roman" w:hAnsi="Times New Roman" w:cs="Times New Roman"/>
            <w:b/>
            <w:bCs/>
            <w:sz w:val="44"/>
            <w:szCs w:val="36"/>
            <w:lang w:eastAsia="en-IN"/>
          </w:rPr>
          <w:t>3️.</w:t>
        </w:r>
        <w:r w:rsidRPr="00333D4E">
          <w:rPr>
            <w:rFonts w:ascii="Tahoma" w:eastAsia="Times New Roman" w:hAnsi="Tahoma" w:cs="Tahoma"/>
            <w:b/>
            <w:bCs/>
            <w:sz w:val="44"/>
            <w:szCs w:val="36"/>
            <w:lang w:eastAsia="en-IN"/>
          </w:rPr>
          <w:t xml:space="preserve"> </w:t>
        </w:r>
        <w:r w:rsidRPr="00333D4E">
          <w:rPr>
            <w:rFonts w:ascii="Times New Roman" w:eastAsia="Times New Roman" w:hAnsi="Times New Roman" w:cs="Times New Roman"/>
            <w:b/>
            <w:bCs/>
            <w:sz w:val="44"/>
            <w:szCs w:val="36"/>
            <w:lang w:eastAsia="en-IN"/>
          </w:rPr>
          <w:t>Speed:</w:t>
        </w:r>
      </w:ins>
      <w:r w:rsidRPr="00333D4E">
        <w:rPr>
          <w:rFonts w:ascii="Times New Roman" w:hAnsi="Times New Roman"/>
          <w:b/>
          <w:sz w:val="44"/>
          <w:rPrChange w:id="88" w:author="Student" w:date="2026-02-04T12:18:00Z">
            <w:rPr>
              <w:rFonts w:ascii="Times New Roman" w:hAnsi="Times New Roman"/>
              <w:b/>
              <w:sz w:val="32"/>
            </w:rPr>
          </w:rPrChange>
        </w:rPr>
        <w:t xml:space="preserve"> Execution </w:t>
      </w:r>
      <w:del w:id="89" w:author="Student" w:date="2026-02-04T12:18:00Z">
        <w:r w:rsidR="00462B7B" w:rsidRPr="00462B7B">
          <w:rPr>
            <w:rFonts w:ascii="Times New Roman" w:eastAsia="Times New Roman" w:hAnsi="Times New Roman" w:cs="Times New Roman"/>
            <w:b/>
            <w:bCs/>
            <w:sz w:val="32"/>
            <w:szCs w:val="27"/>
            <w:lang w:eastAsia="en-IN"/>
          </w:rPr>
          <w:delText>by Python Virtual Machine (PVM)</w:delText>
        </w:r>
      </w:del>
      <w:ins w:id="90" w:author="Student" w:date="2026-02-04T12:18:00Z">
        <w:r w:rsidRPr="00333D4E">
          <w:rPr>
            <w:rFonts w:ascii="Times New Roman" w:eastAsia="Times New Roman" w:hAnsi="Times New Roman" w:cs="Times New Roman"/>
            <w:b/>
            <w:bCs/>
            <w:sz w:val="44"/>
            <w:szCs w:val="36"/>
            <w:lang w:eastAsia="en-IN"/>
          </w:rPr>
          <w:t>vs Development</w:t>
        </w:r>
      </w:ins>
    </w:p>
    <w:p w:rsidR="00333D4E" w:rsidRPr="00333D4E" w:rsidRDefault="00462B7B" w:rsidP="00333D4E">
      <w:pPr>
        <w:framePr w:hSpace="180" w:wrap="around" w:vAnchor="text" w:hAnchor="margin" w:y="103"/>
        <w:spacing w:before="100" w:beforeAutospacing="1" w:after="100" w:afterAutospacing="1"/>
        <w:outlineLvl w:val="1"/>
        <w:rPr>
          <w:del w:id="91" w:author="Student" w:date="2026-02-04T12:18:00Z"/>
          <w:rFonts w:ascii="Times New Roman" w:eastAsia="Times New Roman" w:hAnsi="Times New Roman" w:cs="Times New Roman"/>
          <w:b/>
          <w:bCs/>
          <w:sz w:val="44"/>
          <w:szCs w:val="36"/>
          <w:lang w:eastAsia="en-IN"/>
        </w:rPr>
      </w:pPr>
      <w:del w:id="92" w:author="Student" w:date="2026-02-04T12:18:00Z">
        <w:r w:rsidRPr="00462B7B">
          <w:rPr>
            <w:rFonts w:ascii="Times New Roman" w:eastAsia="Times New Roman" w:hAnsi="Times New Roman" w:cs="Times New Roman"/>
            <w:sz w:val="28"/>
            <w:szCs w:val="24"/>
            <w:lang w:eastAsia="en-IN"/>
          </w:rPr>
          <w:delText xml:space="preserve">The </w:delText>
        </w:r>
      </w:del>
    </w:p>
    <w:p w:rsidR="00462B7B" w:rsidRPr="00462B7B" w:rsidRDefault="00333D4E" w:rsidP="00462B7B">
      <w:pPr>
        <w:numPr>
          <w:ilvl w:val="0"/>
          <w:numId w:val="32"/>
        </w:numPr>
        <w:spacing w:before="100" w:beforeAutospacing="1" w:after="100" w:afterAutospacing="1" w:line="240" w:lineRule="auto"/>
        <w:rPr>
          <w:del w:id="93" w:author="Student" w:date="2026-02-04T12:18:00Z"/>
          <w:rFonts w:ascii="Times New Roman" w:eastAsia="Times New Roman" w:hAnsi="Times New Roman" w:cs="Times New Roman"/>
          <w:sz w:val="28"/>
          <w:szCs w:val="24"/>
          <w:lang w:eastAsia="en-IN"/>
        </w:rPr>
      </w:pPr>
      <w:moveFromRangeStart w:id="94" w:author="Student" w:date="2026-02-04T12:18:00Z" w:name="move221099901"/>
      <w:moveFrom w:id="95" w:author="Student" w:date="2026-02-04T12:18:00Z">
        <w:r w:rsidRPr="00333D4E">
          <w:rPr>
            <w:rFonts w:ascii="Times New Roman" w:hAnsi="Times New Roman"/>
            <w:b/>
            <w:sz w:val="44"/>
            <w:rPrChange w:id="96" w:author="Student" w:date="2026-02-04T12:18:00Z">
              <w:rPr>
                <w:rFonts w:ascii="Times New Roman" w:hAnsi="Times New Roman"/>
                <w:sz w:val="28"/>
              </w:rPr>
            </w:rPrChange>
          </w:rPr>
          <w:t>Python</w:t>
        </w:r>
      </w:moveFrom>
      <w:moveFromRangeEnd w:id="94"/>
      <w:del w:id="97" w:author="Student" w:date="2026-02-04T12:18:00Z">
        <w:r w:rsidR="00462B7B" w:rsidRPr="00462B7B">
          <w:rPr>
            <w:rFonts w:ascii="Times New Roman" w:eastAsia="Times New Roman" w:hAnsi="Times New Roman" w:cs="Times New Roman"/>
            <w:sz w:val="28"/>
            <w:szCs w:val="24"/>
            <w:lang w:eastAsia="en-IN"/>
          </w:rPr>
          <w:delText xml:space="preserve"> Virtual Machine takes the bytecode as input.</w:delText>
        </w:r>
      </w:del>
    </w:p>
    <w:p w:rsidR="00462B7B" w:rsidRPr="00462B7B" w:rsidRDefault="00462B7B" w:rsidP="00462B7B">
      <w:pPr>
        <w:numPr>
          <w:ilvl w:val="0"/>
          <w:numId w:val="32"/>
        </w:numPr>
        <w:spacing w:before="100" w:beforeAutospacing="1" w:after="100" w:afterAutospacing="1" w:line="240" w:lineRule="auto"/>
        <w:rPr>
          <w:del w:id="98" w:author="Student" w:date="2026-02-04T12:18:00Z"/>
          <w:rFonts w:ascii="Times New Roman" w:eastAsia="Times New Roman" w:hAnsi="Times New Roman" w:cs="Times New Roman"/>
          <w:sz w:val="28"/>
          <w:szCs w:val="24"/>
          <w:lang w:eastAsia="en-IN"/>
        </w:rPr>
      </w:pPr>
      <w:del w:id="99" w:author="Student" w:date="2026-02-04T12:18:00Z">
        <w:r w:rsidRPr="00462B7B">
          <w:rPr>
            <w:rFonts w:ascii="Times New Roman" w:eastAsia="Times New Roman" w:hAnsi="Times New Roman" w:cs="Times New Roman"/>
            <w:sz w:val="28"/>
            <w:szCs w:val="24"/>
            <w:lang w:eastAsia="en-IN"/>
          </w:rPr>
          <w:delText>The PVM converts the bytecode into machine-level instructions.</w:delText>
        </w:r>
      </w:del>
    </w:p>
    <w:p w:rsidR="00462B7B" w:rsidRPr="00462B7B" w:rsidRDefault="00462B7B" w:rsidP="00462B7B">
      <w:pPr>
        <w:numPr>
          <w:ilvl w:val="0"/>
          <w:numId w:val="32"/>
        </w:numPr>
        <w:spacing w:before="100" w:beforeAutospacing="1" w:after="100" w:afterAutospacing="1" w:line="240" w:lineRule="auto"/>
        <w:rPr>
          <w:del w:id="100" w:author="Student" w:date="2026-02-04T12:18:00Z"/>
          <w:rFonts w:ascii="Times New Roman" w:eastAsia="Times New Roman" w:hAnsi="Times New Roman" w:cs="Times New Roman"/>
          <w:sz w:val="28"/>
          <w:szCs w:val="24"/>
          <w:lang w:eastAsia="en-IN"/>
        </w:rPr>
      </w:pPr>
      <w:del w:id="101" w:author="Student" w:date="2026-02-04T12:18:00Z">
        <w:r w:rsidRPr="00462B7B">
          <w:rPr>
            <w:rFonts w:ascii="Times New Roman" w:eastAsia="Times New Roman" w:hAnsi="Times New Roman" w:cs="Times New Roman"/>
            <w:sz w:val="28"/>
            <w:szCs w:val="24"/>
            <w:lang w:eastAsia="en-IN"/>
          </w:rPr>
          <w:delText>These instructions are executed step by step.</w:delText>
        </w:r>
      </w:del>
    </w:p>
    <w:p w:rsidR="00462B7B" w:rsidRPr="00462B7B" w:rsidRDefault="00462B7B" w:rsidP="00462B7B">
      <w:pPr>
        <w:spacing w:after="0" w:line="240" w:lineRule="auto"/>
        <w:rPr>
          <w:del w:id="102" w:author="Student" w:date="2026-02-04T12:18:00Z"/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62B7B" w:rsidRPr="00462B7B" w:rsidRDefault="00462B7B" w:rsidP="00462B7B">
      <w:pPr>
        <w:spacing w:before="100" w:beforeAutospacing="1" w:after="100" w:afterAutospacing="1" w:line="240" w:lineRule="auto"/>
        <w:outlineLvl w:val="2"/>
        <w:rPr>
          <w:del w:id="103" w:author="Student" w:date="2026-02-04T12:18:00Z"/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del w:id="104" w:author="Student" w:date="2026-02-04T12:18:00Z">
        <w:r w:rsidRPr="00462B7B">
          <w:rPr>
            <w:rFonts w:ascii="Times New Roman" w:eastAsia="Times New Roman" w:hAnsi="Times New Roman" w:cs="Times New Roman"/>
            <w:b/>
            <w:bCs/>
            <w:sz w:val="32"/>
            <w:szCs w:val="27"/>
            <w:lang w:eastAsia="en-IN"/>
          </w:rPr>
          <w:delText>5. Output Generation</w:delText>
        </w:r>
      </w:del>
    </w:p>
    <w:p w:rsidR="00462B7B" w:rsidRPr="00462B7B" w:rsidRDefault="00462B7B" w:rsidP="00462B7B">
      <w:pPr>
        <w:numPr>
          <w:ilvl w:val="0"/>
          <w:numId w:val="33"/>
        </w:numPr>
        <w:spacing w:before="100" w:beforeAutospacing="1" w:after="100" w:afterAutospacing="1" w:line="240" w:lineRule="auto"/>
        <w:rPr>
          <w:del w:id="105" w:author="Student" w:date="2026-02-04T12:18:00Z"/>
          <w:rFonts w:ascii="Times New Roman" w:eastAsia="Times New Roman" w:hAnsi="Times New Roman" w:cs="Times New Roman"/>
          <w:sz w:val="28"/>
          <w:szCs w:val="24"/>
          <w:lang w:eastAsia="en-IN"/>
        </w:rPr>
      </w:pPr>
      <w:del w:id="106" w:author="Student" w:date="2026-02-04T12:18:00Z">
        <w:r w:rsidRPr="00462B7B">
          <w:rPr>
            <w:rFonts w:ascii="Times New Roman" w:eastAsia="Times New Roman" w:hAnsi="Times New Roman" w:cs="Times New Roman"/>
            <w:sz w:val="28"/>
            <w:szCs w:val="24"/>
            <w:lang w:eastAsia="en-IN"/>
          </w:rPr>
          <w:delText>The program produces output or performs the required task as defined in the source code.</w:delText>
        </w:r>
      </w:del>
    </w:p>
    <w:p w:rsidR="00333D4E" w:rsidRPr="00333D4E" w:rsidRDefault="00333D4E" w:rsidP="00333D4E">
      <w:pPr>
        <w:spacing w:after="0" w:line="276" w:lineRule="auto"/>
        <w:rPr>
          <w:moveFrom w:id="107" w:author="Student" w:date="2026-02-04T12:18:00Z"/>
          <w:rFonts w:ascii="Times New Roman" w:hAnsi="Times New Roman"/>
          <w:sz w:val="32"/>
          <w:rPrChange w:id="108" w:author="Student" w:date="2026-02-04T12:18:00Z">
            <w:rPr>
              <w:moveFrom w:id="109" w:author="Student" w:date="2026-02-04T12:18:00Z"/>
              <w:rFonts w:ascii="Times New Roman" w:hAnsi="Times New Roman"/>
              <w:sz w:val="24"/>
            </w:rPr>
          </w:rPrChange>
        </w:rPr>
        <w:pPrChange w:id="110" w:author="Student" w:date="2026-02-04T12:18:00Z">
          <w:pPr>
            <w:spacing w:after="0" w:line="240" w:lineRule="auto"/>
          </w:pPr>
        </w:pPrChange>
      </w:pPr>
      <w:moveFromRangeStart w:id="111" w:author="Student" w:date="2026-02-04T12:18:00Z" w:name="move221099902"/>
    </w:p>
    <w:p w:rsidR="00462B7B" w:rsidRPr="00462B7B" w:rsidRDefault="00333D4E" w:rsidP="00462B7B">
      <w:pPr>
        <w:spacing w:before="100" w:beforeAutospacing="1" w:after="100" w:afterAutospacing="1" w:line="240" w:lineRule="auto"/>
        <w:outlineLvl w:val="2"/>
        <w:rPr>
          <w:del w:id="112" w:author="Student" w:date="2026-02-04T12:18:00Z"/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moveFrom w:id="113" w:author="Student" w:date="2026-02-04T12:18:00Z">
        <w:r w:rsidRPr="00333D4E">
          <w:rPr>
            <w:rFonts w:ascii="Times New Roman" w:hAnsi="Times New Roman"/>
            <w:b/>
            <w:sz w:val="44"/>
            <w:rPrChange w:id="114" w:author="Student" w:date="2026-02-04T12:18:00Z">
              <w:rPr>
                <w:rFonts w:ascii="Times New Roman" w:hAnsi="Times New Roman"/>
                <w:b/>
                <w:sz w:val="27"/>
              </w:rPr>
            </w:rPrChange>
          </w:rPr>
          <w:t xml:space="preserve">6. </w:t>
        </w:r>
      </w:moveFrom>
      <w:moveFromRangeEnd w:id="111"/>
      <w:del w:id="115" w:author="Student" w:date="2026-02-04T12:18:00Z">
        <w:r w:rsidR="00462B7B" w:rsidRPr="00462B7B">
          <w:rPr>
            <w:rFonts w:ascii="Times New Roman" w:eastAsia="Times New Roman" w:hAnsi="Times New Roman" w:cs="Times New Roman"/>
            <w:b/>
            <w:bCs/>
            <w:sz w:val="32"/>
            <w:szCs w:val="27"/>
            <w:lang w:eastAsia="en-IN"/>
          </w:rPr>
          <w:delText>Error Handling (if any)</w:delText>
        </w:r>
      </w:del>
    </w:p>
    <w:p w:rsidR="00462B7B" w:rsidRPr="00462B7B" w:rsidRDefault="00462B7B" w:rsidP="00462B7B">
      <w:pPr>
        <w:numPr>
          <w:ilvl w:val="0"/>
          <w:numId w:val="34"/>
        </w:numPr>
        <w:spacing w:before="100" w:beforeAutospacing="1" w:after="100" w:afterAutospacing="1" w:line="240" w:lineRule="auto"/>
        <w:rPr>
          <w:del w:id="116" w:author="Student" w:date="2026-02-04T12:18:00Z"/>
          <w:rFonts w:ascii="Times New Roman" w:eastAsia="Times New Roman" w:hAnsi="Times New Roman" w:cs="Times New Roman"/>
          <w:sz w:val="28"/>
          <w:szCs w:val="24"/>
          <w:lang w:eastAsia="en-IN"/>
        </w:rPr>
      </w:pPr>
      <w:del w:id="117" w:author="Student" w:date="2026-02-04T12:18:00Z">
        <w:r w:rsidRPr="00462B7B">
          <w:rPr>
            <w:rFonts w:ascii="Times New Roman" w:eastAsia="Times New Roman" w:hAnsi="Times New Roman" w:cs="Times New Roman"/>
            <w:sz w:val="28"/>
            <w:szCs w:val="24"/>
            <w:lang w:eastAsia="en-IN"/>
          </w:rPr>
          <w:delText>If errors occur during execution, the interpreter stops and displays an error message.</w:delText>
        </w:r>
      </w:del>
    </w:p>
    <w:p w:rsidR="00462B7B" w:rsidRPr="00462B7B" w:rsidRDefault="00462B7B" w:rsidP="00462B7B">
      <w:pPr>
        <w:numPr>
          <w:ilvl w:val="0"/>
          <w:numId w:val="34"/>
        </w:numPr>
        <w:spacing w:before="100" w:beforeAutospacing="1" w:after="100" w:afterAutospacing="1" w:line="240" w:lineRule="auto"/>
        <w:rPr>
          <w:del w:id="118" w:author="Student" w:date="2026-02-04T12:18:00Z"/>
          <w:rFonts w:ascii="Times New Roman" w:eastAsia="Times New Roman" w:hAnsi="Times New Roman" w:cs="Times New Roman"/>
          <w:sz w:val="28"/>
          <w:szCs w:val="24"/>
          <w:lang w:eastAsia="en-IN"/>
        </w:rPr>
      </w:pPr>
      <w:del w:id="119" w:author="Student" w:date="2026-02-04T12:18:00Z">
        <w:r w:rsidRPr="00462B7B">
          <w:rPr>
            <w:rFonts w:ascii="Times New Roman" w:eastAsia="Times New Roman" w:hAnsi="Times New Roman" w:cs="Times New Roman"/>
            <w:sz w:val="28"/>
            <w:szCs w:val="24"/>
            <w:lang w:eastAsia="en-IN"/>
          </w:rPr>
          <w:delText>Runtime errors are reported only when the affected line is executed.</w:delText>
        </w:r>
      </w:del>
    </w:p>
    <w:p w:rsidR="00462B7B" w:rsidRPr="00462B7B" w:rsidRDefault="00462B7B" w:rsidP="00462B7B">
      <w:pPr>
        <w:spacing w:after="0" w:line="240" w:lineRule="auto"/>
        <w:rPr>
          <w:del w:id="120" w:author="Student" w:date="2026-02-04T12:18:00Z"/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62B7B" w:rsidRDefault="00462B7B" w:rsidP="00462B7B">
      <w:pPr>
        <w:spacing w:before="100" w:beforeAutospacing="1" w:after="100" w:afterAutospacing="1" w:line="240" w:lineRule="auto"/>
        <w:outlineLvl w:val="1"/>
        <w:rPr>
          <w:del w:id="121" w:author="Student" w:date="2026-02-04T12:18:00Z"/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62B7B" w:rsidRPr="00462B7B" w:rsidRDefault="00462B7B" w:rsidP="00462B7B">
      <w:pPr>
        <w:spacing w:before="100" w:beforeAutospacing="1" w:after="100" w:afterAutospacing="1" w:line="240" w:lineRule="auto"/>
        <w:outlineLvl w:val="1"/>
        <w:rPr>
          <w:del w:id="122" w:author="Student" w:date="2026-02-04T12:18:00Z"/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del w:id="123" w:author="Student" w:date="2026-02-04T12:18:00Z">
        <w:r w:rsidRPr="00462B7B">
          <w:rPr>
            <w:rFonts w:ascii="Times New Roman" w:eastAsia="Times New Roman" w:hAnsi="Times New Roman" w:cs="Times New Roman"/>
            <w:b/>
            <w:bCs/>
            <w:sz w:val="32"/>
            <w:szCs w:val="36"/>
            <w:lang w:eastAsia="en-IN"/>
          </w:rPr>
          <w:delText>Key theoretical points</w:delText>
        </w:r>
      </w:del>
    </w:p>
    <w:p w:rsidR="00462B7B" w:rsidRPr="00462B7B" w:rsidRDefault="00462B7B" w:rsidP="00462B7B">
      <w:pPr>
        <w:numPr>
          <w:ilvl w:val="0"/>
          <w:numId w:val="35"/>
        </w:numPr>
        <w:spacing w:before="100" w:beforeAutospacing="1" w:after="100" w:afterAutospacing="1" w:line="240" w:lineRule="auto"/>
        <w:rPr>
          <w:del w:id="124" w:author="Student" w:date="2026-02-04T12:18:00Z"/>
          <w:rFonts w:ascii="Times New Roman" w:eastAsia="Times New Roman" w:hAnsi="Times New Roman" w:cs="Times New Roman"/>
          <w:sz w:val="28"/>
          <w:szCs w:val="24"/>
          <w:lang w:eastAsia="en-IN"/>
        </w:rPr>
      </w:pPr>
      <w:del w:id="125" w:author="Student" w:date="2026-02-04T12:18:00Z">
        <w:r w:rsidRPr="00462B7B">
          <w:rPr>
            <w:rFonts w:ascii="Times New Roman" w:eastAsia="Times New Roman" w:hAnsi="Times New Roman" w:cs="Times New Roman"/>
            <w:sz w:val="28"/>
            <w:szCs w:val="24"/>
            <w:lang w:eastAsia="en-IN"/>
          </w:rPr>
          <w:delText xml:space="preserve">Python is an </w:delText>
        </w:r>
        <w:r w:rsidRPr="00462B7B">
          <w:rPr>
            <w:rFonts w:ascii="Times New Roman" w:eastAsia="Times New Roman" w:hAnsi="Times New Roman" w:cs="Times New Roman"/>
            <w:b/>
            <w:bCs/>
            <w:sz w:val="28"/>
            <w:szCs w:val="24"/>
            <w:lang w:eastAsia="en-IN"/>
          </w:rPr>
          <w:delText>interpreted language</w:delText>
        </w:r>
        <w:r w:rsidRPr="00462B7B">
          <w:rPr>
            <w:rFonts w:ascii="Times New Roman" w:eastAsia="Times New Roman" w:hAnsi="Times New Roman" w:cs="Times New Roman"/>
            <w:sz w:val="28"/>
            <w:szCs w:val="24"/>
            <w:lang w:eastAsia="en-IN"/>
          </w:rPr>
          <w:delText>.</w:delText>
        </w:r>
      </w:del>
    </w:p>
    <w:p w:rsidR="00462B7B" w:rsidRPr="00462B7B" w:rsidRDefault="00462B7B" w:rsidP="00462B7B">
      <w:pPr>
        <w:numPr>
          <w:ilvl w:val="0"/>
          <w:numId w:val="35"/>
        </w:numPr>
        <w:spacing w:before="100" w:beforeAutospacing="1" w:after="100" w:afterAutospacing="1" w:line="240" w:lineRule="auto"/>
        <w:rPr>
          <w:del w:id="126" w:author="Student" w:date="2026-02-04T12:18:00Z"/>
          <w:rFonts w:ascii="Times New Roman" w:eastAsia="Times New Roman" w:hAnsi="Times New Roman" w:cs="Times New Roman"/>
          <w:sz w:val="28"/>
          <w:szCs w:val="24"/>
          <w:lang w:eastAsia="en-IN"/>
        </w:rPr>
      </w:pPr>
      <w:del w:id="127" w:author="Student" w:date="2026-02-04T12:18:00Z">
        <w:r w:rsidRPr="00462B7B">
          <w:rPr>
            <w:rFonts w:ascii="Times New Roman" w:eastAsia="Times New Roman" w:hAnsi="Times New Roman" w:cs="Times New Roman"/>
            <w:sz w:val="28"/>
            <w:szCs w:val="24"/>
            <w:lang w:eastAsia="en-IN"/>
          </w:rPr>
          <w:delText>Compilation and execution happen automatically.</w:delText>
        </w:r>
      </w:del>
    </w:p>
    <w:p w:rsidR="00462B7B" w:rsidRPr="00462B7B" w:rsidRDefault="00462B7B" w:rsidP="00462B7B">
      <w:pPr>
        <w:numPr>
          <w:ilvl w:val="0"/>
          <w:numId w:val="35"/>
        </w:numPr>
        <w:spacing w:before="100" w:beforeAutospacing="1" w:after="100" w:afterAutospacing="1" w:line="240" w:lineRule="auto"/>
        <w:rPr>
          <w:del w:id="128" w:author="Student" w:date="2026-02-04T12:18:00Z"/>
          <w:rFonts w:ascii="Times New Roman" w:eastAsia="Times New Roman" w:hAnsi="Times New Roman" w:cs="Times New Roman"/>
          <w:sz w:val="28"/>
          <w:szCs w:val="24"/>
          <w:lang w:eastAsia="en-IN"/>
        </w:rPr>
      </w:pPr>
      <w:del w:id="129" w:author="Student" w:date="2026-02-04T12:18:00Z">
        <w:r w:rsidRPr="00462B7B">
          <w:rPr>
            <w:rFonts w:ascii="Times New Roman" w:eastAsia="Times New Roman" w:hAnsi="Times New Roman" w:cs="Times New Roman"/>
            <w:sz w:val="28"/>
            <w:szCs w:val="24"/>
            <w:lang w:eastAsia="en-IN"/>
          </w:rPr>
          <w:delText>There is no separate compilation step like in C or C++.</w:delText>
        </w:r>
      </w:del>
    </w:p>
    <w:p w:rsidR="00462B7B" w:rsidRPr="00462B7B" w:rsidRDefault="00462B7B" w:rsidP="00462B7B">
      <w:pPr>
        <w:numPr>
          <w:ilvl w:val="0"/>
          <w:numId w:val="35"/>
        </w:numPr>
        <w:spacing w:before="100" w:beforeAutospacing="1" w:after="100" w:afterAutospacing="1" w:line="240" w:lineRule="auto"/>
        <w:rPr>
          <w:del w:id="130" w:author="Student" w:date="2026-02-04T12:18:00Z"/>
          <w:rFonts w:ascii="Times New Roman" w:eastAsia="Times New Roman" w:hAnsi="Times New Roman" w:cs="Times New Roman"/>
          <w:sz w:val="28"/>
          <w:szCs w:val="24"/>
          <w:lang w:eastAsia="en-IN"/>
        </w:rPr>
      </w:pPr>
      <w:del w:id="131" w:author="Student" w:date="2026-02-04T12:18:00Z">
        <w:r w:rsidRPr="00462B7B">
          <w:rPr>
            <w:rFonts w:ascii="Times New Roman" w:eastAsia="Times New Roman" w:hAnsi="Times New Roman" w:cs="Times New Roman"/>
            <w:sz w:val="28"/>
            <w:szCs w:val="24"/>
            <w:lang w:eastAsia="en-IN"/>
          </w:rPr>
          <w:delText>Bytecode makes Python programs portable across platforms.</w:delText>
        </w:r>
      </w:del>
    </w:p>
    <w:p w:rsidR="00462B7B" w:rsidRDefault="00462B7B" w:rsidP="00462B7B">
      <w:pPr>
        <w:spacing w:before="100" w:beforeAutospacing="1" w:after="100" w:afterAutospacing="1" w:line="240" w:lineRule="auto"/>
        <w:outlineLvl w:val="1"/>
        <w:rPr>
          <w:del w:id="132" w:author="Student" w:date="2026-02-04T12:18:00Z"/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62B7B" w:rsidRDefault="00462B7B" w:rsidP="00462B7B">
      <w:pPr>
        <w:spacing w:before="100" w:beforeAutospacing="1" w:after="100" w:afterAutospacing="1" w:line="240" w:lineRule="auto"/>
        <w:outlineLvl w:val="1"/>
        <w:rPr>
          <w:del w:id="133" w:author="Student" w:date="2026-02-04T12:18:00Z"/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62B7B" w:rsidRDefault="00462B7B" w:rsidP="00462B7B">
      <w:pPr>
        <w:spacing w:before="100" w:beforeAutospacing="1" w:after="100" w:afterAutospacing="1" w:line="240" w:lineRule="auto"/>
        <w:outlineLvl w:val="1"/>
        <w:rPr>
          <w:del w:id="134" w:author="Student" w:date="2026-02-04T12:18:00Z"/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62B7B" w:rsidRDefault="00462B7B" w:rsidP="00462B7B">
      <w:pPr>
        <w:spacing w:before="100" w:beforeAutospacing="1" w:after="100" w:afterAutospacing="1" w:line="240" w:lineRule="auto"/>
        <w:outlineLvl w:val="1"/>
        <w:rPr>
          <w:del w:id="135" w:author="Student" w:date="2026-02-04T12:18:00Z"/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62B7B" w:rsidRDefault="00462B7B" w:rsidP="00462B7B">
      <w:pPr>
        <w:spacing w:before="100" w:beforeAutospacing="1" w:after="100" w:afterAutospacing="1" w:line="240" w:lineRule="auto"/>
        <w:outlineLvl w:val="1"/>
        <w:rPr>
          <w:del w:id="136" w:author="Student" w:date="2026-02-04T12:18:00Z"/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62B7B" w:rsidRDefault="00462B7B" w:rsidP="00462B7B">
      <w:pPr>
        <w:spacing w:before="100" w:beforeAutospacing="1" w:after="100" w:afterAutospacing="1" w:line="240" w:lineRule="auto"/>
        <w:outlineLvl w:val="1"/>
        <w:rPr>
          <w:del w:id="137" w:author="Student" w:date="2026-02-04T12:18:00Z"/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62B7B" w:rsidRDefault="00462B7B" w:rsidP="00462B7B">
      <w:pPr>
        <w:spacing w:before="100" w:beforeAutospacing="1" w:after="100" w:afterAutospacing="1" w:line="240" w:lineRule="auto"/>
        <w:outlineLvl w:val="1"/>
        <w:rPr>
          <w:del w:id="138" w:author="Student" w:date="2026-02-04T12:18:00Z"/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62B7B" w:rsidRDefault="00462B7B" w:rsidP="00462B7B">
      <w:pPr>
        <w:spacing w:before="100" w:beforeAutospacing="1" w:after="100" w:afterAutospacing="1" w:line="240" w:lineRule="auto"/>
        <w:outlineLvl w:val="1"/>
        <w:rPr>
          <w:del w:id="139" w:author="Student" w:date="2026-02-04T12:18:00Z"/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62B7B" w:rsidRDefault="00462B7B" w:rsidP="00462B7B">
      <w:pPr>
        <w:spacing w:before="100" w:beforeAutospacing="1" w:after="100" w:afterAutospacing="1" w:line="240" w:lineRule="auto"/>
        <w:outlineLvl w:val="1"/>
        <w:rPr>
          <w:del w:id="140" w:author="Student" w:date="2026-02-04T12:18:00Z"/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62B7B" w:rsidRDefault="00462B7B" w:rsidP="00462B7B">
      <w:pPr>
        <w:spacing w:before="100" w:beforeAutospacing="1" w:after="100" w:afterAutospacing="1" w:line="240" w:lineRule="auto"/>
        <w:outlineLvl w:val="1"/>
        <w:rPr>
          <w:del w:id="141" w:author="Student" w:date="2026-02-04T12:18:00Z"/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62B7B" w:rsidRDefault="00462B7B" w:rsidP="00462B7B">
      <w:pPr>
        <w:spacing w:before="100" w:beforeAutospacing="1" w:after="100" w:afterAutospacing="1" w:line="240" w:lineRule="auto"/>
        <w:outlineLvl w:val="1"/>
        <w:rPr>
          <w:del w:id="142" w:author="Student" w:date="2026-02-04T12:18:00Z"/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62B7B" w:rsidRDefault="00462B7B" w:rsidP="00462B7B">
      <w:pPr>
        <w:spacing w:before="100" w:beforeAutospacing="1" w:after="100" w:afterAutospacing="1" w:line="240" w:lineRule="auto"/>
        <w:outlineLvl w:val="1"/>
        <w:rPr>
          <w:del w:id="143" w:author="Student" w:date="2026-02-04T12:18:00Z"/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62B7B" w:rsidRDefault="00462B7B" w:rsidP="00462B7B">
      <w:pPr>
        <w:spacing w:before="100" w:beforeAutospacing="1" w:after="100" w:afterAutospacing="1" w:line="240" w:lineRule="auto"/>
        <w:outlineLvl w:val="1"/>
        <w:rPr>
          <w:del w:id="144" w:author="Student" w:date="2026-02-04T12:18:00Z"/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62B7B" w:rsidRPr="00462B7B" w:rsidRDefault="00462B7B" w:rsidP="00462B7B">
      <w:pPr>
        <w:spacing w:before="100" w:beforeAutospacing="1" w:after="100" w:afterAutospacing="1" w:line="240" w:lineRule="auto"/>
        <w:outlineLvl w:val="1"/>
        <w:rPr>
          <w:del w:id="145" w:author="Student" w:date="2026-02-04T12:18:00Z"/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del w:id="146" w:author="Student" w:date="2026-02-04T12:18:00Z">
        <w:r w:rsidRPr="00462B7B">
          <w:rPr>
            <w:rFonts w:ascii="Times New Roman" w:eastAsia="Times New Roman" w:hAnsi="Times New Roman" w:cs="Times New Roman"/>
            <w:b/>
            <w:bCs/>
            <w:sz w:val="36"/>
            <w:szCs w:val="36"/>
            <w:lang w:eastAsia="en-IN"/>
          </w:rPr>
          <w:delText>Difference Between Error and Warning in Python</w:delText>
        </w:r>
      </w:del>
    </w:p>
    <w:tbl>
      <w:tblPr>
        <w:tblStyle w:val="TableGrid"/>
        <w:tblpPr w:leftFromText="180" w:rightFromText="180" w:vertAnchor="text" w:horzAnchor="margin" w:tblpY="103"/>
        <w:tblW w:w="0" w:type="auto"/>
        <w:tblLook w:val="04A0" w:firstRow="1" w:lastRow="0" w:firstColumn="1" w:lastColumn="0" w:noHBand="0" w:noVBand="1"/>
        <w:tblPrChange w:id="147" w:author="Student" w:date="2026-02-04T12:18:00Z">
          <w:tblPr>
            <w:tblW w:w="0" w:type="auto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2968"/>
        <w:gridCol w:w="2968"/>
        <w:gridCol w:w="2969"/>
        <w:tblGridChange w:id="148">
          <w:tblGrid>
            <w:gridCol w:w="1895"/>
            <w:gridCol w:w="3113"/>
            <w:gridCol w:w="3575"/>
          </w:tblGrid>
        </w:tblGridChange>
      </w:tblGrid>
      <w:tr w:rsidR="00333D4E" w:rsidTr="00333D4E">
        <w:trPr>
          <w:trHeight w:val="719"/>
          <w:trPrChange w:id="149" w:author="Student" w:date="2026-02-04T12:18:00Z">
            <w:trPr>
              <w:tblHeader/>
              <w:tblCellSpacing w:w="15" w:type="dxa"/>
            </w:trPr>
          </w:trPrChange>
        </w:trPr>
        <w:tc>
          <w:tcPr>
            <w:tcW w:w="2968" w:type="dxa"/>
            <w:tcPrChange w:id="150" w:author="Student" w:date="2026-02-04T12:18:00Z">
              <w:tcPr>
                <w:tcW w:w="0" w:type="auto"/>
                <w:vAlign w:val="center"/>
              </w:tcPr>
            </w:tcPrChange>
          </w:tcPr>
          <w:p w:rsidR="00333D4E" w:rsidRDefault="00462B7B" w:rsidP="00333D4E">
            <w:pPr>
              <w:spacing w:before="100" w:beforeAutospacing="1" w:after="100" w:afterAutospacing="1"/>
              <w:outlineLvl w:val="1"/>
              <w:rPr>
                <w:rFonts w:ascii="Times New Roman" w:hAnsi="Times New Roman"/>
                <w:b/>
                <w:sz w:val="44"/>
                <w:rPrChange w:id="151" w:author="Student" w:date="2026-02-04T12:18:00Z">
                  <w:rPr>
                    <w:rFonts w:ascii="Times New Roman" w:hAnsi="Times New Roman"/>
                    <w:b/>
                    <w:sz w:val="24"/>
                  </w:rPr>
                </w:rPrChange>
              </w:rPr>
              <w:pPrChange w:id="152" w:author="Student" w:date="2026-02-04T12:18:00Z">
                <w:pPr>
                  <w:jc w:val="center"/>
                </w:pPr>
              </w:pPrChange>
            </w:pPr>
            <w:del w:id="153" w:author="Student" w:date="2026-02-04T12:18:00Z">
              <w:r w:rsidRPr="00462B7B">
                <w:rPr>
                  <w:rFonts w:ascii="Times New Roman" w:eastAsia="Times New Roman" w:hAnsi="Times New Roman" w:cs="Times New Roman"/>
                  <w:b/>
                  <w:bCs/>
                  <w:sz w:val="24"/>
                  <w:szCs w:val="24"/>
                  <w:lang w:eastAsia="en-IN"/>
                </w:rPr>
                <w:delText>Basis</w:delText>
              </w:r>
            </w:del>
            <w:ins w:id="154" w:author="Student" w:date="2026-02-04T12:18:00Z">
              <w:r w:rsidR="00333D4E" w:rsidRPr="00333D4E">
                <w:rPr>
                  <w:rFonts w:ascii="Times New Roman" w:eastAsia="Times New Roman" w:hAnsi="Times New Roman" w:cs="Times New Roman"/>
                  <w:b/>
                  <w:bCs/>
                  <w:sz w:val="44"/>
                  <w:szCs w:val="36"/>
                  <w:lang w:eastAsia="en-IN"/>
                </w:rPr>
                <w:t>Aspect</w:t>
              </w:r>
            </w:ins>
          </w:p>
        </w:tc>
        <w:tc>
          <w:tcPr>
            <w:tcW w:w="2968" w:type="dxa"/>
            <w:tcPrChange w:id="155" w:author="Student" w:date="2026-02-04T12:18:00Z">
              <w:tcPr>
                <w:tcW w:w="0" w:type="auto"/>
                <w:vAlign w:val="center"/>
              </w:tcPr>
            </w:tcPrChange>
          </w:tcPr>
          <w:p w:rsidR="00333D4E" w:rsidRDefault="00333D4E" w:rsidP="00333D4E">
            <w:pPr>
              <w:spacing w:before="100" w:beforeAutospacing="1" w:after="100" w:afterAutospacing="1"/>
              <w:outlineLvl w:val="1"/>
              <w:rPr>
                <w:rFonts w:ascii="Times New Roman" w:hAnsi="Times New Roman"/>
                <w:b/>
                <w:sz w:val="44"/>
                <w:rPrChange w:id="156" w:author="Student" w:date="2026-02-04T12:18:00Z">
                  <w:rPr>
                    <w:rFonts w:ascii="Times New Roman" w:hAnsi="Times New Roman"/>
                    <w:b/>
                    <w:sz w:val="24"/>
                  </w:rPr>
                </w:rPrChange>
              </w:rPr>
              <w:pPrChange w:id="157" w:author="Student" w:date="2026-02-04T12:18:00Z">
                <w:pPr>
                  <w:jc w:val="center"/>
                </w:pPr>
              </w:pPrChange>
            </w:pPr>
            <w:moveToRangeStart w:id="158" w:author="Student" w:date="2026-02-04T12:18:00Z" w:name="move221099901"/>
            <w:moveTo w:id="159" w:author="Student" w:date="2026-02-04T12:18:00Z">
              <w:r w:rsidRPr="00333D4E">
                <w:rPr>
                  <w:rFonts w:ascii="Times New Roman" w:hAnsi="Times New Roman"/>
                  <w:b/>
                  <w:sz w:val="44"/>
                  <w:rPrChange w:id="160" w:author="Student" w:date="2026-02-04T12:18:00Z">
                    <w:rPr>
                      <w:rFonts w:ascii="Times New Roman" w:hAnsi="Times New Roman"/>
                      <w:sz w:val="28"/>
                    </w:rPr>
                  </w:rPrChange>
                </w:rPr>
                <w:t>Python</w:t>
              </w:r>
            </w:moveTo>
            <w:moveToRangeEnd w:id="158"/>
            <w:del w:id="161" w:author="Student" w:date="2026-02-04T12:18:00Z">
              <w:r w:rsidR="00462B7B" w:rsidRPr="00462B7B">
                <w:rPr>
                  <w:rFonts w:ascii="Times New Roman" w:eastAsia="Times New Roman" w:hAnsi="Times New Roman" w:cs="Times New Roman"/>
                  <w:b/>
                  <w:bCs/>
                  <w:sz w:val="24"/>
                  <w:szCs w:val="24"/>
                  <w:lang w:eastAsia="en-IN"/>
                </w:rPr>
                <w:delText>Error</w:delText>
              </w:r>
            </w:del>
          </w:p>
        </w:tc>
        <w:tc>
          <w:tcPr>
            <w:tcW w:w="2969" w:type="dxa"/>
            <w:vAlign w:val="center"/>
            <w:tcPrChange w:id="162" w:author="Student" w:date="2026-02-04T12:18:00Z">
              <w:tcPr>
                <w:tcW w:w="0" w:type="auto"/>
                <w:vAlign w:val="center"/>
              </w:tcPr>
            </w:tcPrChange>
          </w:tcPr>
          <w:p w:rsidR="00333D4E" w:rsidRPr="00333D4E" w:rsidRDefault="00462B7B" w:rsidP="00333D4E">
            <w:pPr>
              <w:jc w:val="center"/>
              <w:rPr>
                <w:rFonts w:ascii="Times New Roman" w:hAnsi="Times New Roman"/>
                <w:b/>
                <w:sz w:val="32"/>
                <w:rPrChange w:id="163" w:author="Student" w:date="2026-02-04T12:18:00Z">
                  <w:rPr>
                    <w:rFonts w:ascii="Times New Roman" w:hAnsi="Times New Roman"/>
                    <w:b/>
                    <w:sz w:val="24"/>
                  </w:rPr>
                </w:rPrChange>
              </w:rPr>
              <w:pPrChange w:id="164" w:author="Student" w:date="2026-02-04T12:18:00Z">
                <w:pPr>
                  <w:jc w:val="center"/>
                </w:pPr>
              </w:pPrChange>
            </w:pPr>
            <w:del w:id="165" w:author="Student" w:date="2026-02-04T12:18:00Z">
              <w:r w:rsidRPr="00462B7B">
                <w:rPr>
                  <w:rFonts w:ascii="Times New Roman" w:eastAsia="Times New Roman" w:hAnsi="Times New Roman" w:cs="Times New Roman"/>
                  <w:b/>
                  <w:bCs/>
                  <w:sz w:val="24"/>
                  <w:szCs w:val="24"/>
                  <w:lang w:eastAsia="en-IN"/>
                </w:rPr>
                <w:delText>Warning</w:delText>
              </w:r>
            </w:del>
            <w:ins w:id="166" w:author="Student" w:date="2026-02-04T12:18:00Z">
              <w:r w:rsidR="00333D4E" w:rsidRPr="00333D4E">
                <w:rPr>
                  <w:rFonts w:ascii="Times New Roman" w:eastAsia="Times New Roman" w:hAnsi="Times New Roman" w:cs="Times New Roman"/>
                  <w:b/>
                  <w:bCs/>
                  <w:sz w:val="32"/>
                  <w:szCs w:val="24"/>
                  <w:lang w:eastAsia="en-IN"/>
                </w:rPr>
                <w:t>Java</w:t>
              </w:r>
            </w:ins>
          </w:p>
        </w:tc>
      </w:tr>
      <w:tr w:rsidR="00333D4E" w:rsidTr="00333D4E">
        <w:trPr>
          <w:trHeight w:val="622"/>
          <w:trPrChange w:id="167" w:author="Student" w:date="2026-02-04T12:18:00Z">
            <w:trPr>
              <w:tblCellSpacing w:w="15" w:type="dxa"/>
            </w:trPr>
          </w:trPrChange>
        </w:trPr>
        <w:tc>
          <w:tcPr>
            <w:tcW w:w="2968" w:type="dxa"/>
            <w:tcPrChange w:id="168" w:author="Student" w:date="2026-02-04T12:18:00Z">
              <w:tcPr>
                <w:tcW w:w="0" w:type="auto"/>
                <w:vAlign w:val="center"/>
              </w:tcPr>
            </w:tcPrChange>
          </w:tcPr>
          <w:p w:rsidR="00333D4E" w:rsidRPr="00333D4E" w:rsidRDefault="00462B7B" w:rsidP="00333D4E">
            <w:pPr>
              <w:spacing w:before="100" w:beforeAutospacing="1" w:after="100" w:afterAutospacing="1"/>
              <w:outlineLvl w:val="1"/>
              <w:rPr>
                <w:rFonts w:ascii="Calibri" w:hAnsi="Calibri"/>
                <w:b/>
                <w:sz w:val="36"/>
                <w:rPrChange w:id="169" w:author="Student" w:date="2026-02-04T12:18:00Z">
                  <w:rPr>
                    <w:rFonts w:ascii="Times New Roman" w:hAnsi="Times New Roman"/>
                    <w:sz w:val="24"/>
                  </w:rPr>
                </w:rPrChange>
              </w:rPr>
              <w:pPrChange w:id="170" w:author="Student" w:date="2026-02-04T12:18:00Z">
                <w:pPr/>
              </w:pPrChange>
            </w:pPr>
            <w:del w:id="171" w:author="Student" w:date="2026-02-04T12:18:00Z">
              <w:r w:rsidRPr="00462B7B"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delText>Meaning</w:delText>
              </w:r>
            </w:del>
            <w:ins w:id="172" w:author="Student" w:date="2026-02-04T12:18:00Z">
              <w:r w:rsidR="00333D4E" w:rsidRPr="00333D4E">
                <w:rPr>
                  <w:rFonts w:ascii="Calibri" w:eastAsia="Times New Roman" w:hAnsi="Calibri" w:cs="Calibri"/>
                  <w:b/>
                  <w:bCs/>
                  <w:sz w:val="36"/>
                  <w:szCs w:val="36"/>
                  <w:lang w:eastAsia="en-IN"/>
                </w:rPr>
                <w:t>Execution Speed</w:t>
              </w:r>
            </w:ins>
          </w:p>
        </w:tc>
        <w:tc>
          <w:tcPr>
            <w:tcW w:w="2968" w:type="dxa"/>
            <w:tcPrChange w:id="173" w:author="Student" w:date="2026-02-04T12:18:00Z">
              <w:tcPr>
                <w:tcW w:w="0" w:type="auto"/>
                <w:vAlign w:val="center"/>
              </w:tcPr>
            </w:tcPrChange>
          </w:tcPr>
          <w:p w:rsidR="00333D4E" w:rsidRPr="00333D4E" w:rsidRDefault="00462B7B" w:rsidP="00333D4E">
            <w:pPr>
              <w:spacing w:before="100" w:beforeAutospacing="1" w:after="100" w:afterAutospacing="1"/>
              <w:outlineLvl w:val="1"/>
              <w:rPr>
                <w:rFonts w:ascii="Times New Roman" w:hAnsi="Times New Roman"/>
                <w:sz w:val="36"/>
                <w:rPrChange w:id="174" w:author="Student" w:date="2026-02-04T12:18:00Z">
                  <w:rPr>
                    <w:rFonts w:ascii="Times New Roman" w:hAnsi="Times New Roman"/>
                    <w:sz w:val="24"/>
                  </w:rPr>
                </w:rPrChange>
              </w:rPr>
              <w:pPrChange w:id="175" w:author="Student" w:date="2026-02-04T12:18:00Z">
                <w:pPr>
                  <w:jc w:val="center"/>
                </w:pPr>
              </w:pPrChange>
            </w:pPr>
            <w:del w:id="176" w:author="Student" w:date="2026-02-04T12:18:00Z">
              <w:r w:rsidRPr="00462B7B"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delText>Serious problem in the program</w:delText>
              </w:r>
            </w:del>
            <w:ins w:id="177" w:author="Student" w:date="2026-02-04T12:18:00Z">
              <w:r w:rsidR="00333D4E" w:rsidRPr="00333D4E">
                <w:rPr>
                  <w:rFonts w:ascii="Times New Roman" w:eastAsia="Times New Roman" w:hAnsi="Times New Roman" w:cs="Times New Roman"/>
                  <w:bCs/>
                  <w:sz w:val="32"/>
                  <w:szCs w:val="36"/>
                  <w:lang w:eastAsia="en-IN"/>
                </w:rPr>
                <w:t xml:space="preserve"> Slower</w:t>
              </w:r>
            </w:ins>
          </w:p>
        </w:tc>
        <w:tc>
          <w:tcPr>
            <w:tcW w:w="2969" w:type="dxa"/>
            <w:vAlign w:val="center"/>
            <w:tcPrChange w:id="178" w:author="Student" w:date="2026-02-04T12:18:00Z">
              <w:tcPr>
                <w:tcW w:w="0" w:type="auto"/>
                <w:vAlign w:val="center"/>
              </w:tcPr>
            </w:tcPrChange>
          </w:tcPr>
          <w:p w:rsidR="00333D4E" w:rsidRPr="00333D4E" w:rsidRDefault="00462B7B" w:rsidP="00333D4E">
            <w:pPr>
              <w:rPr>
                <w:rFonts w:ascii="Times New Roman" w:hAnsi="Times New Roman"/>
                <w:sz w:val="32"/>
                <w:rPrChange w:id="179" w:author="Student" w:date="2026-02-04T12:18:00Z">
                  <w:rPr>
                    <w:rFonts w:ascii="Times New Roman" w:hAnsi="Times New Roman"/>
                    <w:sz w:val="24"/>
                  </w:rPr>
                </w:rPrChange>
              </w:rPr>
              <w:pPrChange w:id="180" w:author="Student" w:date="2026-02-04T12:18:00Z">
                <w:pPr>
                  <w:jc w:val="center"/>
                </w:pPr>
              </w:pPrChange>
            </w:pPr>
            <w:del w:id="181" w:author="Student" w:date="2026-02-04T12:18:00Z">
              <w:r w:rsidRPr="00462B7B"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delText>Alert about a possible issue</w:delText>
              </w:r>
            </w:del>
            <w:ins w:id="182" w:author="Student" w:date="2026-02-04T12:18:00Z">
              <w:r w:rsidR="00333D4E" w:rsidRPr="00333D4E">
                <w:rPr>
                  <w:rFonts w:ascii="Times New Roman" w:eastAsia="Times New Roman" w:hAnsi="Times New Roman" w:cs="Times New Roman"/>
                  <w:sz w:val="32"/>
                  <w:szCs w:val="24"/>
                  <w:lang w:eastAsia="en-IN"/>
                </w:rPr>
                <w:t xml:space="preserve"> Faster</w:t>
              </w:r>
            </w:ins>
          </w:p>
        </w:tc>
      </w:tr>
      <w:tr w:rsidR="00333D4E" w:rsidTr="00333D4E">
        <w:trPr>
          <w:trHeight w:val="563"/>
          <w:trPrChange w:id="183" w:author="Student" w:date="2026-02-04T12:18:00Z">
            <w:trPr>
              <w:tblCellSpacing w:w="15" w:type="dxa"/>
            </w:trPr>
          </w:trPrChange>
        </w:trPr>
        <w:tc>
          <w:tcPr>
            <w:tcW w:w="2968" w:type="dxa"/>
            <w:vAlign w:val="center"/>
            <w:tcPrChange w:id="184" w:author="Student" w:date="2026-02-04T12:18:00Z">
              <w:tcPr>
                <w:tcW w:w="0" w:type="auto"/>
                <w:vAlign w:val="center"/>
              </w:tcPr>
            </w:tcPrChange>
          </w:tcPr>
          <w:p w:rsidR="00333D4E" w:rsidRPr="00333D4E" w:rsidRDefault="00462B7B" w:rsidP="00333D4E">
            <w:pPr>
              <w:rPr>
                <w:rFonts w:ascii="Calibri" w:hAnsi="Calibri"/>
                <w:b/>
                <w:sz w:val="32"/>
                <w:rPrChange w:id="185" w:author="Student" w:date="2026-02-04T12:18:00Z">
                  <w:rPr>
                    <w:rFonts w:ascii="Times New Roman" w:hAnsi="Times New Roman"/>
                    <w:sz w:val="24"/>
                  </w:rPr>
                </w:rPrChange>
              </w:rPr>
              <w:pPrChange w:id="186" w:author="Student" w:date="2026-02-04T12:18:00Z">
                <w:pPr/>
              </w:pPrChange>
            </w:pPr>
            <w:del w:id="187" w:author="Student" w:date="2026-02-04T12:18:00Z">
              <w:r w:rsidRPr="00462B7B"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delText>Program execution</w:delText>
              </w:r>
            </w:del>
            <w:ins w:id="188" w:author="Student" w:date="2026-02-04T12:18:00Z">
              <w:r w:rsidR="00333D4E" w:rsidRPr="00333D4E">
                <w:rPr>
                  <w:rFonts w:ascii="Calibri" w:eastAsia="Times New Roman" w:hAnsi="Calibri" w:cs="Calibri"/>
                  <w:b/>
                  <w:sz w:val="32"/>
                  <w:szCs w:val="24"/>
                  <w:lang w:eastAsia="en-IN"/>
                </w:rPr>
                <w:t>Development Speed</w:t>
              </w:r>
            </w:ins>
          </w:p>
        </w:tc>
        <w:tc>
          <w:tcPr>
            <w:tcW w:w="2968" w:type="dxa"/>
            <w:vAlign w:val="center"/>
            <w:tcPrChange w:id="189" w:author="Student" w:date="2026-02-04T12:18:00Z">
              <w:tcPr>
                <w:tcW w:w="0" w:type="auto"/>
                <w:vAlign w:val="center"/>
              </w:tcPr>
            </w:tcPrChange>
          </w:tcPr>
          <w:p w:rsidR="00333D4E" w:rsidRPr="00333D4E" w:rsidRDefault="00462B7B" w:rsidP="00333D4E">
            <w:pPr>
              <w:rPr>
                <w:rFonts w:ascii="Times New Roman" w:hAnsi="Times New Roman"/>
                <w:sz w:val="32"/>
                <w:rPrChange w:id="190" w:author="Student" w:date="2026-02-04T12:18:00Z">
                  <w:rPr>
                    <w:rFonts w:ascii="Times New Roman" w:hAnsi="Times New Roman"/>
                    <w:sz w:val="24"/>
                  </w:rPr>
                </w:rPrChange>
              </w:rPr>
              <w:pPrChange w:id="191" w:author="Student" w:date="2026-02-04T12:18:00Z">
                <w:pPr>
                  <w:jc w:val="center"/>
                </w:pPr>
              </w:pPrChange>
            </w:pPr>
            <w:del w:id="192" w:author="Student" w:date="2026-02-04T12:18:00Z">
              <w:r w:rsidRPr="00462B7B"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delText>Stops the program</w:delText>
              </w:r>
            </w:del>
            <w:ins w:id="193" w:author="Student" w:date="2026-02-04T12:18:00Z">
              <w:r w:rsidR="00333D4E" w:rsidRPr="00333D4E">
                <w:rPr>
                  <w:rFonts w:ascii="Times New Roman" w:eastAsia="Times New Roman" w:hAnsi="Times New Roman" w:cs="Times New Roman"/>
                  <w:sz w:val="32"/>
                  <w:szCs w:val="24"/>
                  <w:lang w:eastAsia="en-IN"/>
                </w:rPr>
                <w:t xml:space="preserve"> Very Fast</w:t>
              </w:r>
            </w:ins>
          </w:p>
        </w:tc>
        <w:tc>
          <w:tcPr>
            <w:tcW w:w="2969" w:type="dxa"/>
            <w:vAlign w:val="center"/>
            <w:tcPrChange w:id="194" w:author="Student" w:date="2026-02-04T12:18:00Z">
              <w:tcPr>
                <w:tcW w:w="0" w:type="auto"/>
                <w:vAlign w:val="center"/>
              </w:tcPr>
            </w:tcPrChange>
          </w:tcPr>
          <w:p w:rsidR="00333D4E" w:rsidRPr="00333D4E" w:rsidRDefault="00462B7B" w:rsidP="00333D4E">
            <w:pPr>
              <w:rPr>
                <w:rFonts w:ascii="Times New Roman" w:hAnsi="Times New Roman"/>
                <w:sz w:val="32"/>
                <w:rPrChange w:id="195" w:author="Student" w:date="2026-02-04T12:18:00Z">
                  <w:rPr>
                    <w:rFonts w:ascii="Times New Roman" w:hAnsi="Times New Roman"/>
                    <w:sz w:val="24"/>
                  </w:rPr>
                </w:rPrChange>
              </w:rPr>
              <w:pPrChange w:id="196" w:author="Student" w:date="2026-02-04T12:18:00Z">
                <w:pPr>
                  <w:jc w:val="center"/>
                </w:pPr>
              </w:pPrChange>
            </w:pPr>
            <w:del w:id="197" w:author="Student" w:date="2026-02-04T12:18:00Z">
              <w:r w:rsidRPr="00462B7B"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delText>Does not stop the program</w:delText>
              </w:r>
            </w:del>
            <w:ins w:id="198" w:author="Student" w:date="2026-02-04T12:18:00Z">
              <w:r w:rsidR="00333D4E" w:rsidRPr="00333D4E">
                <w:rPr>
                  <w:rFonts w:ascii="Times New Roman" w:eastAsia="Times New Roman" w:hAnsi="Times New Roman" w:cs="Times New Roman"/>
                  <w:sz w:val="32"/>
                  <w:szCs w:val="24"/>
                  <w:lang w:eastAsia="en-IN"/>
                </w:rPr>
                <w:t xml:space="preserve"> Slower</w:t>
              </w:r>
            </w:ins>
          </w:p>
        </w:tc>
      </w:tr>
      <w:tr w:rsidR="00333D4E" w:rsidTr="00333D4E">
        <w:trPr>
          <w:trHeight w:val="583"/>
          <w:trPrChange w:id="199" w:author="Student" w:date="2026-02-04T12:18:00Z">
            <w:trPr>
              <w:tblCellSpacing w:w="15" w:type="dxa"/>
            </w:trPr>
          </w:trPrChange>
        </w:trPr>
        <w:tc>
          <w:tcPr>
            <w:tcW w:w="2968" w:type="dxa"/>
            <w:vAlign w:val="center"/>
            <w:tcPrChange w:id="200" w:author="Student" w:date="2026-02-04T12:18:00Z">
              <w:tcPr>
                <w:tcW w:w="0" w:type="auto"/>
                <w:vAlign w:val="center"/>
              </w:tcPr>
            </w:tcPrChange>
          </w:tcPr>
          <w:p w:rsidR="00333D4E" w:rsidRPr="00333D4E" w:rsidRDefault="00462B7B" w:rsidP="00333D4E">
            <w:pPr>
              <w:rPr>
                <w:rFonts w:ascii="Calibri" w:hAnsi="Calibri"/>
                <w:b/>
                <w:sz w:val="32"/>
                <w:rPrChange w:id="201" w:author="Student" w:date="2026-02-04T12:18:00Z">
                  <w:rPr>
                    <w:rFonts w:ascii="Times New Roman" w:hAnsi="Times New Roman"/>
                    <w:sz w:val="24"/>
                  </w:rPr>
                </w:rPrChange>
              </w:rPr>
              <w:pPrChange w:id="202" w:author="Student" w:date="2026-02-04T12:18:00Z">
                <w:pPr/>
              </w:pPrChange>
            </w:pPr>
            <w:del w:id="203" w:author="Student" w:date="2026-02-04T12:18:00Z">
              <w:r w:rsidRPr="00462B7B"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delText>Severity</w:delText>
              </w:r>
            </w:del>
            <w:ins w:id="204" w:author="Student" w:date="2026-02-04T12:18:00Z">
              <w:r w:rsidR="00333D4E" w:rsidRPr="00333D4E">
                <w:rPr>
                  <w:rFonts w:ascii="Calibri" w:eastAsia="Times New Roman" w:hAnsi="Calibri" w:cs="Calibri"/>
                  <w:b/>
                  <w:sz w:val="32"/>
                  <w:szCs w:val="24"/>
                  <w:lang w:eastAsia="en-IN"/>
                </w:rPr>
                <w:t>Debugging</w:t>
              </w:r>
            </w:ins>
          </w:p>
        </w:tc>
        <w:tc>
          <w:tcPr>
            <w:tcW w:w="2968" w:type="dxa"/>
            <w:vAlign w:val="center"/>
            <w:tcPrChange w:id="205" w:author="Student" w:date="2026-02-04T12:18:00Z">
              <w:tcPr>
                <w:tcW w:w="0" w:type="auto"/>
                <w:vAlign w:val="center"/>
              </w:tcPr>
            </w:tcPrChange>
          </w:tcPr>
          <w:p w:rsidR="00333D4E" w:rsidRPr="00333D4E" w:rsidRDefault="00462B7B" w:rsidP="00333D4E">
            <w:pPr>
              <w:rPr>
                <w:rFonts w:ascii="Segoe UI Symbol" w:hAnsi="Segoe UI Symbol"/>
                <w:sz w:val="32"/>
                <w:rPrChange w:id="206" w:author="Student" w:date="2026-02-04T12:18:00Z">
                  <w:rPr>
                    <w:rFonts w:ascii="Times New Roman" w:hAnsi="Times New Roman"/>
                    <w:sz w:val="24"/>
                  </w:rPr>
                </w:rPrChange>
              </w:rPr>
              <w:pPrChange w:id="207" w:author="Student" w:date="2026-02-04T12:18:00Z">
                <w:pPr>
                  <w:jc w:val="center"/>
                </w:pPr>
              </w:pPrChange>
            </w:pPr>
            <w:del w:id="208" w:author="Student" w:date="2026-02-04T12:18:00Z">
              <w:r w:rsidRPr="00462B7B"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delText>High</w:delText>
              </w:r>
            </w:del>
            <w:ins w:id="209" w:author="Student" w:date="2026-02-04T12:18:00Z">
              <w:r w:rsidR="00333D4E" w:rsidRPr="00333D4E">
                <w:rPr>
                  <w:rFonts w:ascii="Segoe UI Symbol" w:eastAsia="Times New Roman" w:hAnsi="Segoe UI Symbol" w:cs="Segoe UI Symbol"/>
                  <w:sz w:val="32"/>
                  <w:szCs w:val="24"/>
                  <w:lang w:eastAsia="en-IN"/>
                </w:rPr>
                <w:t>Easy</w:t>
              </w:r>
            </w:ins>
          </w:p>
        </w:tc>
        <w:tc>
          <w:tcPr>
            <w:tcW w:w="2969" w:type="dxa"/>
            <w:vAlign w:val="center"/>
            <w:tcPrChange w:id="210" w:author="Student" w:date="2026-02-04T12:18:00Z">
              <w:tcPr>
                <w:tcW w:w="0" w:type="auto"/>
                <w:vAlign w:val="center"/>
              </w:tcPr>
            </w:tcPrChange>
          </w:tcPr>
          <w:p w:rsidR="00333D4E" w:rsidRPr="00333D4E" w:rsidRDefault="00462B7B" w:rsidP="00333D4E">
            <w:pPr>
              <w:rPr>
                <w:rFonts w:ascii="Times New Roman" w:hAnsi="Times New Roman"/>
                <w:sz w:val="32"/>
                <w:rPrChange w:id="211" w:author="Student" w:date="2026-02-04T12:18:00Z">
                  <w:rPr>
                    <w:rFonts w:ascii="Times New Roman" w:hAnsi="Times New Roman"/>
                    <w:sz w:val="24"/>
                  </w:rPr>
                </w:rPrChange>
              </w:rPr>
              <w:pPrChange w:id="212" w:author="Student" w:date="2026-02-04T12:18:00Z">
                <w:pPr>
                  <w:jc w:val="center"/>
                </w:pPr>
              </w:pPrChange>
            </w:pPr>
            <w:del w:id="213" w:author="Student" w:date="2026-02-04T12:18:00Z">
              <w:r w:rsidRPr="00462B7B"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delText>Low</w:delText>
              </w:r>
            </w:del>
            <w:ins w:id="214" w:author="Student" w:date="2026-02-04T12:18:00Z">
              <w:r w:rsidR="00333D4E" w:rsidRPr="00333D4E">
                <w:rPr>
                  <w:rFonts w:ascii="Times New Roman" w:eastAsia="Times New Roman" w:hAnsi="Times New Roman" w:cs="Times New Roman"/>
                  <w:sz w:val="32"/>
                  <w:szCs w:val="24"/>
                  <w:lang w:eastAsia="en-IN"/>
                </w:rPr>
                <w:t>Moderate</w:t>
              </w:r>
            </w:ins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2793"/>
        <w:gridCol w:w="3575"/>
      </w:tblGrid>
      <w:tr w:rsidR="00462B7B" w:rsidRPr="00462B7B" w:rsidTr="00462B7B">
        <w:trPr>
          <w:tblCellSpacing w:w="15" w:type="dxa"/>
          <w:del w:id="215" w:author="Student" w:date="2026-02-04T12:18:00Z"/>
        </w:trPr>
        <w:tc>
          <w:tcPr>
            <w:tcW w:w="0" w:type="auto"/>
            <w:vAlign w:val="center"/>
            <w:hideMark/>
          </w:tcPr>
          <w:p w:rsidR="00462B7B" w:rsidRPr="00462B7B" w:rsidRDefault="00462B7B" w:rsidP="00462B7B">
            <w:pPr>
              <w:spacing w:after="0" w:line="240" w:lineRule="auto"/>
              <w:rPr>
                <w:del w:id="216" w:author="Student" w:date="2026-02-04T12:18:00Z"/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del w:id="217" w:author="Student" w:date="2026-02-04T12:18:00Z">
              <w:r w:rsidRPr="00462B7B"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delText>Must be fixed</w:delText>
              </w:r>
            </w:del>
          </w:p>
        </w:tc>
        <w:tc>
          <w:tcPr>
            <w:tcW w:w="0" w:type="auto"/>
            <w:vAlign w:val="center"/>
            <w:hideMark/>
          </w:tcPr>
          <w:p w:rsidR="00462B7B" w:rsidRPr="00462B7B" w:rsidRDefault="00462B7B" w:rsidP="00462B7B">
            <w:pPr>
              <w:spacing w:after="0" w:line="240" w:lineRule="auto"/>
              <w:jc w:val="center"/>
              <w:rPr>
                <w:del w:id="218" w:author="Student" w:date="2026-02-04T12:18:00Z"/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del w:id="219" w:author="Student" w:date="2026-02-04T12:18:00Z">
              <w:r w:rsidRPr="00462B7B"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delText>Yes</w:delText>
              </w:r>
            </w:del>
          </w:p>
        </w:tc>
        <w:tc>
          <w:tcPr>
            <w:tcW w:w="0" w:type="auto"/>
            <w:vAlign w:val="center"/>
            <w:hideMark/>
          </w:tcPr>
          <w:p w:rsidR="00462B7B" w:rsidRPr="00462B7B" w:rsidRDefault="00462B7B" w:rsidP="00462B7B">
            <w:pPr>
              <w:spacing w:after="0" w:line="240" w:lineRule="auto"/>
              <w:jc w:val="center"/>
              <w:rPr>
                <w:del w:id="220" w:author="Student" w:date="2026-02-04T12:18:00Z"/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del w:id="221" w:author="Student" w:date="2026-02-04T12:18:00Z">
              <w:r w:rsidRPr="00462B7B"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delText>Not compulsory (but recommended)</w:delText>
              </w:r>
            </w:del>
          </w:p>
        </w:tc>
      </w:tr>
      <w:tr w:rsidR="00462B7B" w:rsidRPr="00462B7B" w:rsidTr="00462B7B">
        <w:trPr>
          <w:tblCellSpacing w:w="15" w:type="dxa"/>
          <w:del w:id="222" w:author="Student" w:date="2026-02-04T12:18:00Z"/>
        </w:trPr>
        <w:tc>
          <w:tcPr>
            <w:tcW w:w="0" w:type="auto"/>
            <w:vAlign w:val="center"/>
            <w:hideMark/>
          </w:tcPr>
          <w:p w:rsidR="00462B7B" w:rsidRPr="00462B7B" w:rsidRDefault="00462B7B" w:rsidP="00462B7B">
            <w:pPr>
              <w:spacing w:after="0" w:line="240" w:lineRule="auto"/>
              <w:rPr>
                <w:del w:id="223" w:author="Student" w:date="2026-02-04T12:18:00Z"/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del w:id="224" w:author="Student" w:date="2026-02-04T12:18:00Z">
              <w:r w:rsidRPr="00462B7B"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delText>Purpose</w:delText>
              </w:r>
            </w:del>
          </w:p>
        </w:tc>
        <w:tc>
          <w:tcPr>
            <w:tcW w:w="0" w:type="auto"/>
            <w:vAlign w:val="center"/>
            <w:hideMark/>
          </w:tcPr>
          <w:p w:rsidR="00462B7B" w:rsidRPr="00462B7B" w:rsidRDefault="00462B7B" w:rsidP="00462B7B">
            <w:pPr>
              <w:spacing w:after="0" w:line="240" w:lineRule="auto"/>
              <w:jc w:val="center"/>
              <w:rPr>
                <w:del w:id="225" w:author="Student" w:date="2026-02-04T12:18:00Z"/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del w:id="226" w:author="Student" w:date="2026-02-04T12:18:00Z">
              <w:r w:rsidRPr="00462B7B"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delText>Prevents incorrect execution</w:delText>
              </w:r>
            </w:del>
          </w:p>
        </w:tc>
        <w:tc>
          <w:tcPr>
            <w:tcW w:w="0" w:type="auto"/>
            <w:vAlign w:val="center"/>
            <w:hideMark/>
          </w:tcPr>
          <w:p w:rsidR="00462B7B" w:rsidRPr="00462B7B" w:rsidRDefault="00462B7B" w:rsidP="00462B7B">
            <w:pPr>
              <w:spacing w:after="0" w:line="240" w:lineRule="auto"/>
              <w:jc w:val="center"/>
              <w:rPr>
                <w:del w:id="227" w:author="Student" w:date="2026-02-04T12:18:00Z"/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del w:id="228" w:author="Student" w:date="2026-02-04T12:18:00Z">
              <w:r w:rsidRPr="00462B7B"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delText>Cautions the programmer</w:delText>
              </w:r>
            </w:del>
          </w:p>
        </w:tc>
      </w:tr>
      <w:tr w:rsidR="00462B7B" w:rsidRPr="00462B7B" w:rsidTr="00462B7B">
        <w:trPr>
          <w:tblCellSpacing w:w="15" w:type="dxa"/>
          <w:del w:id="229" w:author="Student" w:date="2026-02-04T12:18:00Z"/>
        </w:trPr>
        <w:tc>
          <w:tcPr>
            <w:tcW w:w="0" w:type="auto"/>
            <w:vAlign w:val="center"/>
            <w:hideMark/>
          </w:tcPr>
          <w:p w:rsidR="00462B7B" w:rsidRPr="00462B7B" w:rsidRDefault="00462B7B" w:rsidP="00462B7B">
            <w:pPr>
              <w:spacing w:after="0" w:line="240" w:lineRule="auto"/>
              <w:rPr>
                <w:del w:id="230" w:author="Student" w:date="2026-02-04T12:18:00Z"/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del w:id="231" w:author="Student" w:date="2026-02-04T12:18:00Z">
              <w:r w:rsidRPr="00462B7B"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delText>Example cause</w:delText>
              </w:r>
            </w:del>
          </w:p>
        </w:tc>
        <w:tc>
          <w:tcPr>
            <w:tcW w:w="0" w:type="auto"/>
            <w:vAlign w:val="center"/>
            <w:hideMark/>
          </w:tcPr>
          <w:p w:rsidR="00462B7B" w:rsidRPr="00462B7B" w:rsidRDefault="00462B7B" w:rsidP="00462B7B">
            <w:pPr>
              <w:spacing w:after="0" w:line="240" w:lineRule="auto"/>
              <w:jc w:val="center"/>
              <w:rPr>
                <w:del w:id="232" w:author="Student" w:date="2026-02-04T12:18:00Z"/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del w:id="233" w:author="Student" w:date="2026-02-04T12:18:00Z">
              <w:r w:rsidRPr="00462B7B"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delText>Invalid operation</w:delText>
              </w:r>
            </w:del>
          </w:p>
        </w:tc>
        <w:tc>
          <w:tcPr>
            <w:tcW w:w="0" w:type="auto"/>
            <w:vAlign w:val="center"/>
            <w:hideMark/>
          </w:tcPr>
          <w:p w:rsidR="00462B7B" w:rsidRPr="00462B7B" w:rsidRDefault="00462B7B" w:rsidP="00462B7B">
            <w:pPr>
              <w:spacing w:after="0" w:line="240" w:lineRule="auto"/>
              <w:jc w:val="center"/>
              <w:rPr>
                <w:del w:id="234" w:author="Student" w:date="2026-02-04T12:18:00Z"/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del w:id="235" w:author="Student" w:date="2026-02-04T12:18:00Z">
              <w:r w:rsidRPr="00462B7B"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delText>Deprecated feature</w:delText>
              </w:r>
            </w:del>
          </w:p>
        </w:tc>
      </w:tr>
    </w:tbl>
    <w:p w:rsidR="00333D4E" w:rsidRDefault="00333D4E" w:rsidP="00333D4E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sz w:val="44"/>
          <w:rPrChange w:id="236" w:author="Student" w:date="2026-02-04T12:18:00Z">
            <w:rPr>
              <w:rFonts w:ascii="Times New Roman" w:hAnsi="Times New Roman"/>
              <w:sz w:val="24"/>
            </w:rPr>
          </w:rPrChange>
        </w:rPr>
        <w:pPrChange w:id="237" w:author="Student" w:date="2026-02-04T12:18:00Z">
          <w:pPr>
            <w:spacing w:after="0" w:line="240" w:lineRule="auto"/>
          </w:pPr>
        </w:pPrChange>
      </w:pPr>
    </w:p>
    <w:p w:rsidR="00333D4E" w:rsidRPr="00333D4E" w:rsidRDefault="00462B7B" w:rsidP="00333D4E">
      <w:pPr>
        <w:spacing w:before="100" w:beforeAutospacing="1" w:after="100" w:afterAutospacing="1" w:line="240" w:lineRule="auto"/>
        <w:rPr>
          <w:rFonts w:ascii="Times New Roman" w:hAnsi="Times New Roman"/>
          <w:sz w:val="32"/>
          <w:rPrChange w:id="238" w:author="Student" w:date="2026-02-04T12:18:00Z">
            <w:rPr>
              <w:rFonts w:ascii="Times New Roman" w:hAnsi="Times New Roman"/>
              <w:b/>
              <w:sz w:val="36"/>
            </w:rPr>
          </w:rPrChange>
        </w:rPr>
        <w:pPrChange w:id="239" w:author="Student" w:date="2026-02-04T12:18:00Z">
          <w:pPr>
            <w:spacing w:before="100" w:beforeAutospacing="1" w:after="100" w:afterAutospacing="1" w:line="240" w:lineRule="auto"/>
            <w:outlineLvl w:val="1"/>
          </w:pPr>
        </w:pPrChange>
      </w:pPr>
      <w:del w:id="240" w:author="Student" w:date="2026-02-04T12:18:00Z">
        <w:r w:rsidRPr="00462B7B">
          <w:rPr>
            <w:rFonts w:ascii="Times New Roman" w:eastAsia="Times New Roman" w:hAnsi="Times New Roman" w:cs="Times New Roman"/>
            <w:b/>
            <w:bCs/>
            <w:sz w:val="36"/>
            <w:szCs w:val="36"/>
            <w:lang w:eastAsia="en-IN"/>
          </w:rPr>
          <w:delText xml:space="preserve">Types of Errors in </w:delText>
        </w:r>
      </w:del>
      <w:ins w:id="241" w:author="Student" w:date="2026-02-04T12:18:00Z">
        <w:r w:rsidR="00333D4E"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 xml:space="preserve"> </w:t>
        </w:r>
      </w:ins>
      <w:r w:rsidR="00333D4E" w:rsidRPr="00333D4E">
        <w:rPr>
          <w:rFonts w:ascii="Times New Roman" w:hAnsi="Times New Roman"/>
          <w:sz w:val="32"/>
          <w:rPrChange w:id="242" w:author="Student" w:date="2026-02-04T12:18:00Z">
            <w:rPr>
              <w:rFonts w:ascii="Times New Roman" w:hAnsi="Times New Roman"/>
              <w:b/>
              <w:sz w:val="36"/>
            </w:rPr>
          </w:rPrChange>
        </w:rPr>
        <w:t>Python</w:t>
      </w:r>
      <w:ins w:id="243" w:author="Student" w:date="2026-02-04T12:18:00Z">
        <w:r w:rsidR="00333D4E"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 xml:space="preserve"> saves </w:t>
        </w:r>
        <w:r w:rsidR="00333D4E" w:rsidRPr="00333D4E">
          <w:rPr>
            <w:rFonts w:ascii="Times New Roman" w:eastAsia="Times New Roman" w:hAnsi="Times New Roman" w:cs="Times New Roman"/>
            <w:b/>
            <w:bCs/>
            <w:sz w:val="32"/>
            <w:szCs w:val="24"/>
            <w:lang w:eastAsia="en-IN"/>
          </w:rPr>
          <w:t>time</w:t>
        </w:r>
        <w:r w:rsidR="00333D4E"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 xml:space="preserve">, Java saves </w:t>
        </w:r>
        <w:r w:rsidR="00333D4E" w:rsidRPr="00333D4E">
          <w:rPr>
            <w:rFonts w:ascii="Times New Roman" w:eastAsia="Times New Roman" w:hAnsi="Times New Roman" w:cs="Times New Roman"/>
            <w:b/>
            <w:bCs/>
            <w:sz w:val="32"/>
            <w:szCs w:val="24"/>
            <w:lang w:eastAsia="en-IN"/>
          </w:rPr>
          <w:t xml:space="preserve">CPU </w:t>
        </w:r>
        <w:proofErr w:type="gramStart"/>
        <w:r w:rsidR="00333D4E" w:rsidRPr="00333D4E">
          <w:rPr>
            <w:rFonts w:ascii="Times New Roman" w:eastAsia="Times New Roman" w:hAnsi="Times New Roman" w:cs="Times New Roman"/>
            <w:b/>
            <w:bCs/>
            <w:sz w:val="32"/>
            <w:szCs w:val="24"/>
            <w:lang w:eastAsia="en-IN"/>
          </w:rPr>
          <w:t>cycles</w:t>
        </w:r>
        <w:r w:rsidR="00333D4E"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 xml:space="preserve"> </w:t>
        </w:r>
        <w:r w:rsid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>.</w:t>
        </w:r>
      </w:ins>
      <w:proofErr w:type="gramEnd"/>
    </w:p>
    <w:p w:rsidR="00333D4E" w:rsidRPr="00333D4E" w:rsidRDefault="00333D4E" w:rsidP="00333D4E">
      <w:pPr>
        <w:spacing w:after="0" w:line="240" w:lineRule="auto"/>
        <w:rPr>
          <w:ins w:id="244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</w:p>
    <w:p w:rsidR="00333D4E" w:rsidRPr="00333D4E" w:rsidRDefault="00333D4E" w:rsidP="00333D4E">
      <w:pPr>
        <w:spacing w:before="100" w:beforeAutospacing="1" w:after="100" w:afterAutospacing="1" w:line="240" w:lineRule="auto"/>
        <w:outlineLvl w:val="1"/>
        <w:rPr>
          <w:ins w:id="245" w:author="Student" w:date="2026-02-04T12:18:00Z"/>
          <w:rFonts w:ascii="Times New Roman" w:eastAsia="Times New Roman" w:hAnsi="Times New Roman" w:cs="Times New Roman"/>
          <w:b/>
          <w:bCs/>
          <w:sz w:val="44"/>
          <w:szCs w:val="36"/>
          <w:lang w:eastAsia="en-IN"/>
        </w:rPr>
      </w:pPr>
      <w:ins w:id="246" w:author="Student" w:date="2026-02-04T12:18:00Z">
        <w:r w:rsidRPr="00333D4E">
          <w:rPr>
            <w:rFonts w:ascii="Times New Roman" w:eastAsia="Times New Roman" w:hAnsi="Times New Roman" w:cs="Times New Roman"/>
            <w:b/>
            <w:bCs/>
            <w:sz w:val="44"/>
            <w:szCs w:val="36"/>
            <w:lang w:eastAsia="en-IN"/>
          </w:rPr>
          <w:t>4️.</w:t>
        </w:r>
        <w:r w:rsidRPr="00333D4E">
          <w:rPr>
            <w:rFonts w:ascii="Tahoma" w:eastAsia="Times New Roman" w:hAnsi="Tahoma" w:cs="Tahoma"/>
            <w:b/>
            <w:bCs/>
            <w:sz w:val="44"/>
            <w:szCs w:val="36"/>
            <w:lang w:eastAsia="en-IN"/>
          </w:rPr>
          <w:t xml:space="preserve"> </w:t>
        </w:r>
        <w:r w:rsidRPr="00333D4E">
          <w:rPr>
            <w:rFonts w:ascii="Times New Roman" w:eastAsia="Times New Roman" w:hAnsi="Times New Roman" w:cs="Times New Roman"/>
            <w:b/>
            <w:bCs/>
            <w:sz w:val="44"/>
            <w:szCs w:val="36"/>
            <w:lang w:eastAsia="en-IN"/>
          </w:rPr>
          <w:t>Memory Management</w:t>
        </w:r>
      </w:ins>
    </w:p>
    <w:p w:rsidR="00333D4E" w:rsidRPr="00333D4E" w:rsidRDefault="00333D4E" w:rsidP="00333D4E">
      <w:pPr>
        <w:numPr>
          <w:ilvl w:val="0"/>
          <w:numId w:val="18"/>
        </w:numPr>
        <w:spacing w:before="100" w:beforeAutospacing="1" w:after="100" w:afterAutospacing="1" w:line="240" w:lineRule="auto"/>
        <w:rPr>
          <w:ins w:id="247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ins w:id="248" w:author="Student" w:date="2026-02-04T12:18:00Z">
        <w:r w:rsidRPr="00333D4E">
          <w:rPr>
            <w:rFonts w:ascii="Times New Roman" w:eastAsia="Times New Roman" w:hAnsi="Times New Roman" w:cs="Times New Roman"/>
            <w:b/>
            <w:bCs/>
            <w:sz w:val="32"/>
            <w:szCs w:val="24"/>
            <w:lang w:eastAsia="en-IN"/>
          </w:rPr>
          <w:t>Python</w:t>
        </w:r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>: Automatic memory management, garbage collection</w:t>
        </w:r>
      </w:ins>
    </w:p>
    <w:p w:rsidR="00333D4E" w:rsidRPr="00333D4E" w:rsidRDefault="00333D4E" w:rsidP="00333D4E">
      <w:pPr>
        <w:numPr>
          <w:ilvl w:val="0"/>
          <w:numId w:val="18"/>
        </w:numPr>
        <w:spacing w:before="100" w:beforeAutospacing="1" w:after="100" w:afterAutospacing="1" w:line="240" w:lineRule="auto"/>
        <w:rPr>
          <w:ins w:id="249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ins w:id="250" w:author="Student" w:date="2026-02-04T12:18:00Z">
        <w:r w:rsidRPr="00333D4E">
          <w:rPr>
            <w:rFonts w:ascii="Times New Roman" w:eastAsia="Times New Roman" w:hAnsi="Times New Roman" w:cs="Times New Roman"/>
            <w:b/>
            <w:bCs/>
            <w:sz w:val="32"/>
            <w:szCs w:val="24"/>
            <w:lang w:eastAsia="en-IN"/>
          </w:rPr>
          <w:t>Java</w:t>
        </w:r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>: Advanced garbage collector with fine tuning options</w:t>
        </w:r>
      </w:ins>
    </w:p>
    <w:p w:rsidR="00333D4E" w:rsidRPr="00333D4E" w:rsidRDefault="00333D4E" w:rsidP="00333D4E">
      <w:pPr>
        <w:spacing w:before="100" w:beforeAutospacing="1" w:after="100" w:afterAutospacing="1" w:line="240" w:lineRule="auto"/>
        <w:rPr>
          <w:ins w:id="251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ins w:id="252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 xml:space="preserve">Java gives more </w:t>
        </w:r>
        <w:r w:rsidRPr="00333D4E">
          <w:rPr>
            <w:rFonts w:ascii="Times New Roman" w:eastAsia="Times New Roman" w:hAnsi="Times New Roman" w:cs="Times New Roman"/>
            <w:b/>
            <w:bCs/>
            <w:sz w:val="32"/>
            <w:szCs w:val="24"/>
            <w:lang w:eastAsia="en-IN"/>
          </w:rPr>
          <w:t>control</w:t>
        </w:r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 xml:space="preserve">, Python gives more </w:t>
        </w:r>
        <w:r w:rsidRPr="00333D4E">
          <w:rPr>
            <w:rFonts w:ascii="Times New Roman" w:eastAsia="Times New Roman" w:hAnsi="Times New Roman" w:cs="Times New Roman"/>
            <w:b/>
            <w:bCs/>
            <w:sz w:val="32"/>
            <w:szCs w:val="24"/>
            <w:lang w:eastAsia="en-IN"/>
          </w:rPr>
          <w:t>comfort</w:t>
        </w:r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 xml:space="preserve"> </w:t>
        </w:r>
      </w:ins>
    </w:p>
    <w:p w:rsidR="00333D4E" w:rsidRPr="00333D4E" w:rsidRDefault="00333D4E" w:rsidP="00333D4E">
      <w:pPr>
        <w:spacing w:after="0" w:line="240" w:lineRule="auto"/>
        <w:rPr>
          <w:ins w:id="253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</w:p>
    <w:p w:rsidR="00333D4E" w:rsidRPr="00333D4E" w:rsidRDefault="00333D4E" w:rsidP="00333D4E">
      <w:pPr>
        <w:spacing w:before="100" w:beforeAutospacing="1" w:after="100" w:afterAutospacing="1" w:line="240" w:lineRule="auto"/>
        <w:outlineLvl w:val="1"/>
        <w:rPr>
          <w:ins w:id="254" w:author="Student" w:date="2026-02-04T12:18:00Z"/>
          <w:rFonts w:ascii="Times New Roman" w:eastAsia="Times New Roman" w:hAnsi="Times New Roman" w:cs="Times New Roman"/>
          <w:b/>
          <w:bCs/>
          <w:sz w:val="44"/>
          <w:szCs w:val="36"/>
          <w:lang w:eastAsia="en-IN"/>
        </w:rPr>
      </w:pPr>
      <w:ins w:id="255" w:author="Student" w:date="2026-02-04T12:18:00Z">
        <w:r w:rsidRPr="00333D4E">
          <w:rPr>
            <w:rFonts w:ascii="Times New Roman" w:eastAsia="Times New Roman" w:hAnsi="Times New Roman" w:cs="Times New Roman"/>
            <w:b/>
            <w:bCs/>
            <w:sz w:val="44"/>
            <w:szCs w:val="36"/>
            <w:lang w:eastAsia="en-IN"/>
          </w:rPr>
          <w:t>5️.</w:t>
        </w:r>
        <w:r w:rsidRPr="00333D4E">
          <w:rPr>
            <w:rFonts w:ascii="Tahoma" w:eastAsia="Times New Roman" w:hAnsi="Tahoma" w:cs="Tahoma"/>
            <w:b/>
            <w:bCs/>
            <w:sz w:val="44"/>
            <w:szCs w:val="36"/>
            <w:lang w:eastAsia="en-IN"/>
          </w:rPr>
          <w:t xml:space="preserve"> </w:t>
        </w:r>
        <w:r w:rsidRPr="00333D4E">
          <w:rPr>
            <w:rFonts w:ascii="Times New Roman" w:eastAsia="Times New Roman" w:hAnsi="Times New Roman" w:cs="Times New Roman"/>
            <w:b/>
            <w:bCs/>
            <w:sz w:val="44"/>
            <w:szCs w:val="36"/>
            <w:lang w:eastAsia="en-IN"/>
          </w:rPr>
          <w:t>Use-Case Dominance</w:t>
        </w:r>
      </w:ins>
    </w:p>
    <w:p w:rsidR="00333D4E" w:rsidRPr="00333D4E" w:rsidRDefault="00333D4E" w:rsidP="00333D4E">
      <w:pPr>
        <w:spacing w:before="100" w:beforeAutospacing="1" w:after="100" w:afterAutospacing="1" w:line="240" w:lineRule="auto"/>
        <w:outlineLvl w:val="2"/>
        <w:rPr>
          <w:ins w:id="256" w:author="Student" w:date="2026-02-04T12:18:00Z"/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ins w:id="257" w:author="Student" w:date="2026-02-04T12:18:00Z">
        <w:r w:rsidRPr="00333D4E">
          <w:rPr>
            <w:rFonts w:ascii="Times New Roman" w:eastAsia="Times New Roman" w:hAnsi="Times New Roman" w:cs="Times New Roman"/>
            <w:b/>
            <w:bCs/>
            <w:sz w:val="32"/>
            <w:szCs w:val="27"/>
            <w:lang w:eastAsia="en-IN"/>
          </w:rPr>
          <w:t xml:space="preserve">Python Leads In </w:t>
        </w:r>
      </w:ins>
    </w:p>
    <w:p w:rsidR="00333D4E" w:rsidRPr="00333D4E" w:rsidRDefault="00333D4E" w:rsidP="00333D4E">
      <w:pPr>
        <w:numPr>
          <w:ilvl w:val="0"/>
          <w:numId w:val="19"/>
        </w:numPr>
        <w:spacing w:before="100" w:beforeAutospacing="1" w:after="100" w:afterAutospacing="1" w:line="240" w:lineRule="auto"/>
        <w:rPr>
          <w:ins w:id="258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ins w:id="259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 xml:space="preserve">Artificial Intelligence </w:t>
        </w:r>
      </w:ins>
    </w:p>
    <w:p w:rsidR="00333D4E" w:rsidRPr="00333D4E" w:rsidRDefault="00333D4E" w:rsidP="00333D4E">
      <w:pPr>
        <w:numPr>
          <w:ilvl w:val="0"/>
          <w:numId w:val="19"/>
        </w:numPr>
        <w:spacing w:before="100" w:beforeAutospacing="1" w:after="100" w:afterAutospacing="1" w:line="240" w:lineRule="auto"/>
        <w:rPr>
          <w:ins w:id="260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ins w:id="261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>Machine Learning</w:t>
        </w:r>
      </w:ins>
    </w:p>
    <w:p w:rsidR="00333D4E" w:rsidRPr="00333D4E" w:rsidRDefault="00333D4E" w:rsidP="00333D4E">
      <w:pPr>
        <w:numPr>
          <w:ilvl w:val="0"/>
          <w:numId w:val="19"/>
        </w:numPr>
        <w:spacing w:before="100" w:beforeAutospacing="1" w:after="100" w:afterAutospacing="1" w:line="240" w:lineRule="auto"/>
        <w:rPr>
          <w:ins w:id="262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ins w:id="263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>Data Science</w:t>
        </w:r>
      </w:ins>
    </w:p>
    <w:p w:rsidR="00333D4E" w:rsidRPr="00333D4E" w:rsidRDefault="00333D4E" w:rsidP="00333D4E">
      <w:pPr>
        <w:numPr>
          <w:ilvl w:val="0"/>
          <w:numId w:val="19"/>
        </w:numPr>
        <w:spacing w:before="100" w:beforeAutospacing="1" w:after="100" w:afterAutospacing="1" w:line="240" w:lineRule="auto"/>
        <w:rPr>
          <w:ins w:id="264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ins w:id="265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>Automation &amp; Scripting</w:t>
        </w:r>
      </w:ins>
    </w:p>
    <w:p w:rsidR="00333D4E" w:rsidRPr="00333D4E" w:rsidRDefault="00333D4E" w:rsidP="00333D4E">
      <w:pPr>
        <w:numPr>
          <w:ilvl w:val="0"/>
          <w:numId w:val="19"/>
        </w:numPr>
        <w:spacing w:before="100" w:beforeAutospacing="1" w:after="100" w:afterAutospacing="1" w:line="240" w:lineRule="auto"/>
        <w:rPr>
          <w:ins w:id="266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ins w:id="267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>Cybersecurity tools</w:t>
        </w:r>
      </w:ins>
    </w:p>
    <w:p w:rsidR="00333D4E" w:rsidRPr="00333D4E" w:rsidRDefault="00333D4E" w:rsidP="00333D4E">
      <w:pPr>
        <w:numPr>
          <w:ilvl w:val="0"/>
          <w:numId w:val="19"/>
        </w:numPr>
        <w:spacing w:before="100" w:beforeAutospacing="1" w:after="100" w:afterAutospacing="1" w:line="240" w:lineRule="auto"/>
        <w:rPr>
          <w:ins w:id="268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ins w:id="269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>Rapid Prototyping</w:t>
        </w:r>
      </w:ins>
    </w:p>
    <w:p w:rsidR="00333D4E" w:rsidRDefault="00333D4E" w:rsidP="00333D4E">
      <w:pPr>
        <w:spacing w:before="100" w:beforeAutospacing="1" w:after="100" w:afterAutospacing="1" w:line="240" w:lineRule="auto"/>
        <w:outlineLvl w:val="2"/>
        <w:rPr>
          <w:ins w:id="270" w:author="Student" w:date="2026-02-04T12:18:00Z"/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</w:p>
    <w:p w:rsidR="00333D4E" w:rsidRPr="00333D4E" w:rsidRDefault="00333D4E" w:rsidP="00333D4E">
      <w:pPr>
        <w:spacing w:before="100" w:beforeAutospacing="1" w:after="100" w:afterAutospacing="1" w:line="276" w:lineRule="auto"/>
        <w:outlineLvl w:val="2"/>
        <w:rPr>
          <w:ins w:id="271" w:author="Student" w:date="2026-02-04T12:18:00Z"/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ins w:id="272" w:author="Student" w:date="2026-02-04T12:18:00Z">
        <w:r w:rsidRPr="00333D4E">
          <w:rPr>
            <w:rFonts w:ascii="Times New Roman" w:eastAsia="Times New Roman" w:hAnsi="Times New Roman" w:cs="Times New Roman"/>
            <w:b/>
            <w:bCs/>
            <w:sz w:val="32"/>
            <w:szCs w:val="27"/>
            <w:lang w:eastAsia="en-IN"/>
          </w:rPr>
          <w:lastRenderedPageBreak/>
          <w:t xml:space="preserve">Java Leads In </w:t>
        </w:r>
      </w:ins>
    </w:p>
    <w:p w:rsidR="00333D4E" w:rsidRPr="00333D4E" w:rsidRDefault="00333D4E" w:rsidP="00333D4E">
      <w:pPr>
        <w:numPr>
          <w:ilvl w:val="0"/>
          <w:numId w:val="20"/>
        </w:numPr>
        <w:spacing w:before="100" w:beforeAutospacing="1" w:after="100" w:afterAutospacing="1" w:line="276" w:lineRule="auto"/>
        <w:rPr>
          <w:ins w:id="273" w:author="Student" w:date="2026-02-04T12:18:00Z"/>
          <w:rFonts w:ascii="Times New Roman" w:eastAsia="Times New Roman" w:hAnsi="Times New Roman" w:cs="Times New Roman"/>
          <w:sz w:val="28"/>
          <w:szCs w:val="24"/>
          <w:lang w:eastAsia="en-IN"/>
        </w:rPr>
      </w:pPr>
      <w:ins w:id="274" w:author="Student" w:date="2026-02-04T12:18:00Z">
        <w:r w:rsidRPr="00333D4E">
          <w:rPr>
            <w:rFonts w:ascii="Times New Roman" w:eastAsia="Times New Roman" w:hAnsi="Times New Roman" w:cs="Times New Roman"/>
            <w:sz w:val="28"/>
            <w:szCs w:val="24"/>
            <w:lang w:eastAsia="en-IN"/>
          </w:rPr>
          <w:t>Enterprise applications</w:t>
        </w:r>
      </w:ins>
    </w:p>
    <w:p w:rsidR="00333D4E" w:rsidRPr="00333D4E" w:rsidRDefault="00333D4E" w:rsidP="00333D4E">
      <w:pPr>
        <w:numPr>
          <w:ilvl w:val="0"/>
          <w:numId w:val="20"/>
        </w:numPr>
        <w:spacing w:before="100" w:beforeAutospacing="1" w:after="100" w:afterAutospacing="1" w:line="276" w:lineRule="auto"/>
        <w:rPr>
          <w:ins w:id="275" w:author="Student" w:date="2026-02-04T12:18:00Z"/>
          <w:rFonts w:ascii="Times New Roman" w:eastAsia="Times New Roman" w:hAnsi="Times New Roman" w:cs="Times New Roman"/>
          <w:sz w:val="28"/>
          <w:szCs w:val="24"/>
          <w:lang w:eastAsia="en-IN"/>
        </w:rPr>
      </w:pPr>
      <w:ins w:id="276" w:author="Student" w:date="2026-02-04T12:18:00Z">
        <w:r w:rsidRPr="00333D4E">
          <w:rPr>
            <w:rFonts w:ascii="Times New Roman" w:eastAsia="Times New Roman" w:hAnsi="Times New Roman" w:cs="Times New Roman"/>
            <w:sz w:val="28"/>
            <w:szCs w:val="24"/>
            <w:lang w:eastAsia="en-IN"/>
          </w:rPr>
          <w:t>Banking &amp; financial systems</w:t>
        </w:r>
      </w:ins>
    </w:p>
    <w:p w:rsidR="00333D4E" w:rsidRPr="00333D4E" w:rsidRDefault="00333D4E" w:rsidP="00333D4E">
      <w:pPr>
        <w:numPr>
          <w:ilvl w:val="0"/>
          <w:numId w:val="20"/>
        </w:numPr>
        <w:spacing w:before="100" w:beforeAutospacing="1" w:after="100" w:afterAutospacing="1" w:line="276" w:lineRule="auto"/>
        <w:rPr>
          <w:ins w:id="277" w:author="Student" w:date="2026-02-04T12:18:00Z"/>
          <w:rFonts w:ascii="Times New Roman" w:eastAsia="Times New Roman" w:hAnsi="Times New Roman" w:cs="Times New Roman"/>
          <w:sz w:val="28"/>
          <w:szCs w:val="24"/>
          <w:lang w:eastAsia="en-IN"/>
        </w:rPr>
      </w:pPr>
      <w:ins w:id="278" w:author="Student" w:date="2026-02-04T12:18:00Z">
        <w:r w:rsidRPr="00333D4E">
          <w:rPr>
            <w:rFonts w:ascii="Times New Roman" w:eastAsia="Times New Roman" w:hAnsi="Times New Roman" w:cs="Times New Roman"/>
            <w:sz w:val="28"/>
            <w:szCs w:val="24"/>
            <w:lang w:eastAsia="en-IN"/>
          </w:rPr>
          <w:t>Android development</w:t>
        </w:r>
      </w:ins>
    </w:p>
    <w:p w:rsidR="00333D4E" w:rsidRPr="00333D4E" w:rsidRDefault="00333D4E" w:rsidP="00333D4E">
      <w:pPr>
        <w:numPr>
          <w:ilvl w:val="0"/>
          <w:numId w:val="20"/>
        </w:numPr>
        <w:spacing w:before="100" w:beforeAutospacing="1" w:after="100" w:afterAutospacing="1" w:line="276" w:lineRule="auto"/>
        <w:rPr>
          <w:ins w:id="279" w:author="Student" w:date="2026-02-04T12:18:00Z"/>
          <w:rFonts w:ascii="Times New Roman" w:eastAsia="Times New Roman" w:hAnsi="Times New Roman" w:cs="Times New Roman"/>
          <w:sz w:val="28"/>
          <w:szCs w:val="24"/>
          <w:lang w:eastAsia="en-IN"/>
        </w:rPr>
      </w:pPr>
      <w:ins w:id="280" w:author="Student" w:date="2026-02-04T12:18:00Z">
        <w:r w:rsidRPr="00333D4E">
          <w:rPr>
            <w:rFonts w:ascii="Times New Roman" w:eastAsia="Times New Roman" w:hAnsi="Times New Roman" w:cs="Times New Roman"/>
            <w:sz w:val="28"/>
            <w:szCs w:val="24"/>
            <w:lang w:eastAsia="en-IN"/>
          </w:rPr>
          <w:t>Large distributed systems</w:t>
        </w:r>
      </w:ins>
    </w:p>
    <w:p w:rsidR="00333D4E" w:rsidRPr="00333D4E" w:rsidRDefault="00333D4E" w:rsidP="00333D4E">
      <w:pPr>
        <w:spacing w:after="0" w:line="276" w:lineRule="auto"/>
        <w:rPr>
          <w:moveTo w:id="281" w:author="Student" w:date="2026-02-04T12:18:00Z"/>
          <w:rFonts w:ascii="Times New Roman" w:hAnsi="Times New Roman"/>
          <w:sz w:val="32"/>
          <w:rPrChange w:id="282" w:author="Student" w:date="2026-02-04T12:18:00Z">
            <w:rPr>
              <w:moveTo w:id="283" w:author="Student" w:date="2026-02-04T12:18:00Z"/>
              <w:rFonts w:ascii="Times New Roman" w:hAnsi="Times New Roman"/>
              <w:sz w:val="24"/>
            </w:rPr>
          </w:rPrChange>
        </w:rPr>
        <w:pPrChange w:id="284" w:author="Student" w:date="2026-02-04T12:18:00Z">
          <w:pPr>
            <w:spacing w:after="0" w:line="240" w:lineRule="auto"/>
          </w:pPr>
        </w:pPrChange>
      </w:pPr>
      <w:moveToRangeStart w:id="285" w:author="Student" w:date="2026-02-04T12:18:00Z" w:name="move22109990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3118"/>
        <w:gridCol w:w="1878"/>
      </w:tblGrid>
      <w:tr w:rsidR="00462B7B" w:rsidRPr="00462B7B" w:rsidTr="00AE56B4">
        <w:trPr>
          <w:tblHeader/>
          <w:tblCellSpacing w:w="15" w:type="dxa"/>
          <w:del w:id="286" w:author="Student" w:date="2026-02-04T12:18:00Z"/>
        </w:trPr>
        <w:tc>
          <w:tcPr>
            <w:tcW w:w="2082" w:type="dxa"/>
            <w:vAlign w:val="center"/>
            <w:hideMark/>
          </w:tcPr>
          <w:p w:rsidR="00462B7B" w:rsidRPr="00462B7B" w:rsidRDefault="00333D4E" w:rsidP="00AE56B4">
            <w:pPr>
              <w:spacing w:after="0" w:line="240" w:lineRule="auto"/>
              <w:rPr>
                <w:del w:id="287" w:author="Student" w:date="2026-02-04T12:18:00Z"/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moveTo w:id="288" w:author="Student" w:date="2026-02-04T12:18:00Z">
              <w:r w:rsidRPr="00333D4E">
                <w:rPr>
                  <w:rFonts w:ascii="Times New Roman" w:hAnsi="Times New Roman"/>
                  <w:b/>
                  <w:sz w:val="44"/>
                  <w:rPrChange w:id="289" w:author="Student" w:date="2026-02-04T12:18:00Z">
                    <w:rPr>
                      <w:rFonts w:ascii="Times New Roman" w:hAnsi="Times New Roman"/>
                      <w:b/>
                      <w:sz w:val="27"/>
                    </w:rPr>
                  </w:rPrChange>
                </w:rPr>
                <w:t xml:space="preserve">6. </w:t>
              </w:r>
            </w:moveTo>
            <w:moveToRangeEnd w:id="285"/>
            <w:del w:id="290" w:author="Student" w:date="2026-02-04T12:18:00Z">
              <w:r w:rsidR="00462B7B" w:rsidRPr="00462B7B">
                <w:rPr>
                  <w:rFonts w:ascii="Times New Roman" w:eastAsia="Times New Roman" w:hAnsi="Times New Roman" w:cs="Times New Roman"/>
                  <w:b/>
                  <w:bCs/>
                  <w:sz w:val="24"/>
                  <w:szCs w:val="24"/>
                  <w:lang w:eastAsia="en-IN"/>
                </w:rPr>
                <w:delText>Type of Error</w:delText>
              </w:r>
            </w:del>
          </w:p>
        </w:tc>
        <w:tc>
          <w:tcPr>
            <w:tcW w:w="3088" w:type="dxa"/>
            <w:vAlign w:val="center"/>
            <w:hideMark/>
          </w:tcPr>
          <w:p w:rsidR="00462B7B" w:rsidRPr="00462B7B" w:rsidRDefault="00462B7B" w:rsidP="00462B7B">
            <w:pPr>
              <w:spacing w:after="0" w:line="240" w:lineRule="auto"/>
              <w:jc w:val="center"/>
              <w:rPr>
                <w:del w:id="291" w:author="Student" w:date="2026-02-04T12:18:00Z"/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del w:id="292" w:author="Student" w:date="2026-02-04T12:18:00Z">
              <w:r w:rsidRPr="00462B7B">
                <w:rPr>
                  <w:rFonts w:ascii="Times New Roman" w:eastAsia="Times New Roman" w:hAnsi="Times New Roman" w:cs="Times New Roman"/>
                  <w:b/>
                  <w:bCs/>
                  <w:sz w:val="24"/>
                  <w:szCs w:val="24"/>
                  <w:lang w:eastAsia="en-IN"/>
                </w:rPr>
                <w:delText>Description</w:delText>
              </w:r>
            </w:del>
          </w:p>
        </w:tc>
        <w:tc>
          <w:tcPr>
            <w:tcW w:w="1833" w:type="dxa"/>
            <w:vAlign w:val="center"/>
            <w:hideMark/>
          </w:tcPr>
          <w:p w:rsidR="00462B7B" w:rsidRPr="00462B7B" w:rsidRDefault="00462B7B" w:rsidP="00462B7B">
            <w:pPr>
              <w:spacing w:after="0" w:line="240" w:lineRule="auto"/>
              <w:jc w:val="center"/>
              <w:rPr>
                <w:del w:id="293" w:author="Student" w:date="2026-02-04T12:18:00Z"/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del w:id="294" w:author="Student" w:date="2026-02-04T12:18:00Z">
              <w:r w:rsidRPr="00462B7B">
                <w:rPr>
                  <w:rFonts w:ascii="Times New Roman" w:eastAsia="Times New Roman" w:hAnsi="Times New Roman" w:cs="Times New Roman"/>
                  <w:b/>
                  <w:bCs/>
                  <w:sz w:val="24"/>
                  <w:szCs w:val="24"/>
                  <w:lang w:eastAsia="en-IN"/>
                </w:rPr>
                <w:delText>When it Occurs</w:delText>
              </w:r>
            </w:del>
          </w:p>
        </w:tc>
      </w:tr>
      <w:tr w:rsidR="00462B7B" w:rsidRPr="00462B7B" w:rsidTr="00AE56B4">
        <w:trPr>
          <w:tblCellSpacing w:w="15" w:type="dxa"/>
          <w:del w:id="295" w:author="Student" w:date="2026-02-04T12:18:00Z"/>
        </w:trPr>
        <w:tc>
          <w:tcPr>
            <w:tcW w:w="2082" w:type="dxa"/>
            <w:vAlign w:val="center"/>
            <w:hideMark/>
          </w:tcPr>
          <w:p w:rsidR="00462B7B" w:rsidRPr="00462B7B" w:rsidRDefault="00462B7B" w:rsidP="00462B7B">
            <w:pPr>
              <w:spacing w:after="0" w:line="240" w:lineRule="auto"/>
              <w:rPr>
                <w:del w:id="296" w:author="Student" w:date="2026-02-04T12:18:00Z"/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del w:id="297" w:author="Student" w:date="2026-02-04T12:18:00Z">
              <w:r w:rsidRPr="00462B7B"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delText>Syntax Error</w:delText>
              </w:r>
            </w:del>
          </w:p>
        </w:tc>
        <w:tc>
          <w:tcPr>
            <w:tcW w:w="3088" w:type="dxa"/>
            <w:vAlign w:val="center"/>
            <w:hideMark/>
          </w:tcPr>
          <w:p w:rsidR="00462B7B" w:rsidRPr="00462B7B" w:rsidRDefault="00462B7B" w:rsidP="00462B7B">
            <w:pPr>
              <w:spacing w:after="0" w:line="240" w:lineRule="auto"/>
              <w:rPr>
                <w:del w:id="298" w:author="Student" w:date="2026-02-04T12:18:00Z"/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del w:id="299" w:author="Student" w:date="2026-02-04T12:18:00Z">
              <w:r w:rsidRPr="00462B7B"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delText>Code violates Python grammar rules</w:delText>
              </w:r>
            </w:del>
          </w:p>
        </w:tc>
        <w:tc>
          <w:tcPr>
            <w:tcW w:w="1833" w:type="dxa"/>
            <w:vAlign w:val="center"/>
            <w:hideMark/>
          </w:tcPr>
          <w:p w:rsidR="00462B7B" w:rsidRPr="00462B7B" w:rsidRDefault="00462B7B" w:rsidP="00462B7B">
            <w:pPr>
              <w:spacing w:after="0" w:line="240" w:lineRule="auto"/>
              <w:rPr>
                <w:del w:id="300" w:author="Student" w:date="2026-02-04T12:18:00Z"/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del w:id="301" w:author="Student" w:date="2026-02-04T12:18:00Z">
              <w:r w:rsidRPr="00462B7B"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delText>Before execution</w:delText>
              </w:r>
            </w:del>
          </w:p>
        </w:tc>
      </w:tr>
      <w:tr w:rsidR="00462B7B" w:rsidRPr="00462B7B" w:rsidTr="00AE56B4">
        <w:trPr>
          <w:tblCellSpacing w:w="15" w:type="dxa"/>
          <w:del w:id="302" w:author="Student" w:date="2026-02-04T12:18:00Z"/>
        </w:trPr>
        <w:tc>
          <w:tcPr>
            <w:tcW w:w="2082" w:type="dxa"/>
            <w:vAlign w:val="center"/>
            <w:hideMark/>
          </w:tcPr>
          <w:p w:rsidR="00462B7B" w:rsidRPr="00462B7B" w:rsidRDefault="00462B7B" w:rsidP="00462B7B">
            <w:pPr>
              <w:spacing w:after="0" w:line="240" w:lineRule="auto"/>
              <w:rPr>
                <w:del w:id="303" w:author="Student" w:date="2026-02-04T12:18:00Z"/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del w:id="304" w:author="Student" w:date="2026-02-04T12:18:00Z">
              <w:r w:rsidRPr="00462B7B"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delText>Runtime Error</w:delText>
              </w:r>
            </w:del>
          </w:p>
        </w:tc>
        <w:tc>
          <w:tcPr>
            <w:tcW w:w="3088" w:type="dxa"/>
            <w:vAlign w:val="center"/>
            <w:hideMark/>
          </w:tcPr>
          <w:p w:rsidR="00462B7B" w:rsidRPr="00462B7B" w:rsidRDefault="00462B7B" w:rsidP="00462B7B">
            <w:pPr>
              <w:spacing w:after="0" w:line="240" w:lineRule="auto"/>
              <w:rPr>
                <w:del w:id="305" w:author="Student" w:date="2026-02-04T12:18:00Z"/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del w:id="306" w:author="Student" w:date="2026-02-04T12:18:00Z">
              <w:r w:rsidRPr="00462B7B"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delText>Error during program execution</w:delText>
              </w:r>
            </w:del>
          </w:p>
        </w:tc>
        <w:tc>
          <w:tcPr>
            <w:tcW w:w="1833" w:type="dxa"/>
            <w:vAlign w:val="center"/>
            <w:hideMark/>
          </w:tcPr>
          <w:p w:rsidR="00462B7B" w:rsidRPr="00462B7B" w:rsidRDefault="00462B7B" w:rsidP="00462B7B">
            <w:pPr>
              <w:spacing w:after="0" w:line="240" w:lineRule="auto"/>
              <w:rPr>
                <w:del w:id="307" w:author="Student" w:date="2026-02-04T12:18:00Z"/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del w:id="308" w:author="Student" w:date="2026-02-04T12:18:00Z">
              <w:r w:rsidRPr="00462B7B"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delText>During execution</w:delText>
              </w:r>
            </w:del>
          </w:p>
        </w:tc>
      </w:tr>
      <w:tr w:rsidR="00462B7B" w:rsidRPr="00462B7B" w:rsidTr="00AE56B4">
        <w:trPr>
          <w:tblCellSpacing w:w="15" w:type="dxa"/>
          <w:del w:id="309" w:author="Student" w:date="2026-02-04T12:18:00Z"/>
        </w:trPr>
        <w:tc>
          <w:tcPr>
            <w:tcW w:w="2082" w:type="dxa"/>
            <w:vAlign w:val="center"/>
            <w:hideMark/>
          </w:tcPr>
          <w:p w:rsidR="00462B7B" w:rsidRPr="00462B7B" w:rsidRDefault="00462B7B" w:rsidP="00462B7B">
            <w:pPr>
              <w:spacing w:after="0" w:line="240" w:lineRule="auto"/>
              <w:rPr>
                <w:del w:id="310" w:author="Student" w:date="2026-02-04T12:18:00Z"/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del w:id="311" w:author="Student" w:date="2026-02-04T12:18:00Z">
              <w:r w:rsidRPr="00462B7B"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delText>Logical Error</w:delText>
              </w:r>
            </w:del>
          </w:p>
        </w:tc>
        <w:tc>
          <w:tcPr>
            <w:tcW w:w="3088" w:type="dxa"/>
            <w:vAlign w:val="center"/>
            <w:hideMark/>
          </w:tcPr>
          <w:p w:rsidR="00462B7B" w:rsidRPr="00462B7B" w:rsidRDefault="00462B7B" w:rsidP="00462B7B">
            <w:pPr>
              <w:spacing w:after="0" w:line="240" w:lineRule="auto"/>
              <w:rPr>
                <w:del w:id="312" w:author="Student" w:date="2026-02-04T12:18:00Z"/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del w:id="313" w:author="Student" w:date="2026-02-04T12:18:00Z">
              <w:r w:rsidRPr="00462B7B"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delText>Program runs but gives wrong output</w:delText>
              </w:r>
            </w:del>
          </w:p>
        </w:tc>
        <w:tc>
          <w:tcPr>
            <w:tcW w:w="1833" w:type="dxa"/>
            <w:vAlign w:val="center"/>
            <w:hideMark/>
          </w:tcPr>
          <w:p w:rsidR="00462B7B" w:rsidRPr="00462B7B" w:rsidRDefault="00462B7B" w:rsidP="00462B7B">
            <w:pPr>
              <w:spacing w:after="0" w:line="240" w:lineRule="auto"/>
              <w:rPr>
                <w:del w:id="314" w:author="Student" w:date="2026-02-04T12:18:00Z"/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del w:id="315" w:author="Student" w:date="2026-02-04T12:18:00Z">
              <w:r w:rsidRPr="00462B7B"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delText>After execution</w:delText>
              </w:r>
            </w:del>
          </w:p>
        </w:tc>
      </w:tr>
      <w:tr w:rsidR="00462B7B" w:rsidRPr="00462B7B" w:rsidTr="00AE56B4">
        <w:trPr>
          <w:tblCellSpacing w:w="15" w:type="dxa"/>
          <w:del w:id="316" w:author="Student" w:date="2026-02-04T12:18:00Z"/>
        </w:trPr>
        <w:tc>
          <w:tcPr>
            <w:tcW w:w="2082" w:type="dxa"/>
            <w:vAlign w:val="center"/>
            <w:hideMark/>
          </w:tcPr>
          <w:p w:rsidR="00462B7B" w:rsidRPr="00462B7B" w:rsidRDefault="00462B7B" w:rsidP="00462B7B">
            <w:pPr>
              <w:spacing w:after="0" w:line="240" w:lineRule="auto"/>
              <w:rPr>
                <w:del w:id="317" w:author="Student" w:date="2026-02-04T12:18:00Z"/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del w:id="318" w:author="Student" w:date="2026-02-04T12:18:00Z">
              <w:r w:rsidRPr="00462B7B"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delText>Indentation Error</w:delText>
              </w:r>
            </w:del>
          </w:p>
        </w:tc>
        <w:tc>
          <w:tcPr>
            <w:tcW w:w="3088" w:type="dxa"/>
            <w:vAlign w:val="center"/>
            <w:hideMark/>
          </w:tcPr>
          <w:p w:rsidR="00462B7B" w:rsidRPr="00462B7B" w:rsidRDefault="00462B7B" w:rsidP="00462B7B">
            <w:pPr>
              <w:spacing w:after="0" w:line="240" w:lineRule="auto"/>
              <w:rPr>
                <w:del w:id="319" w:author="Student" w:date="2026-02-04T12:18:00Z"/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del w:id="320" w:author="Student" w:date="2026-02-04T12:18:00Z">
              <w:r w:rsidRPr="00462B7B"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delText>Improper indentation or spacing</w:delText>
              </w:r>
            </w:del>
          </w:p>
        </w:tc>
        <w:tc>
          <w:tcPr>
            <w:tcW w:w="1833" w:type="dxa"/>
            <w:vAlign w:val="center"/>
            <w:hideMark/>
          </w:tcPr>
          <w:p w:rsidR="00462B7B" w:rsidRPr="00462B7B" w:rsidRDefault="00462B7B" w:rsidP="00462B7B">
            <w:pPr>
              <w:spacing w:after="0" w:line="240" w:lineRule="auto"/>
              <w:rPr>
                <w:del w:id="321" w:author="Student" w:date="2026-02-04T12:18:00Z"/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del w:id="322" w:author="Student" w:date="2026-02-04T12:18:00Z">
              <w:r w:rsidRPr="00462B7B"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delText>Before execution</w:delText>
              </w:r>
            </w:del>
          </w:p>
        </w:tc>
      </w:tr>
    </w:tbl>
    <w:p w:rsidR="00462B7B" w:rsidRPr="00462B7B" w:rsidRDefault="00462B7B" w:rsidP="00462B7B">
      <w:pPr>
        <w:spacing w:after="0" w:line="240" w:lineRule="auto"/>
        <w:rPr>
          <w:del w:id="323" w:author="Student" w:date="2026-02-04T12:18:00Z"/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62B7B" w:rsidRPr="00462B7B" w:rsidRDefault="00462B7B" w:rsidP="00462B7B">
      <w:pPr>
        <w:spacing w:before="100" w:beforeAutospacing="1" w:after="100" w:afterAutospacing="1" w:line="240" w:lineRule="auto"/>
        <w:outlineLvl w:val="1"/>
        <w:rPr>
          <w:del w:id="324" w:author="Student" w:date="2026-02-04T12:18:00Z"/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del w:id="325" w:author="Student" w:date="2026-02-04T12:18:00Z">
        <w:r w:rsidRPr="00462B7B">
          <w:rPr>
            <w:rFonts w:ascii="Times New Roman" w:eastAsia="Times New Roman" w:hAnsi="Times New Roman" w:cs="Times New Roman"/>
            <w:b/>
            <w:bCs/>
            <w:sz w:val="36"/>
            <w:szCs w:val="36"/>
            <w:lang w:eastAsia="en-IN"/>
          </w:rPr>
          <w:delText>Common Runtime Errors in Python</w:delText>
        </w:r>
      </w:del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3774"/>
      </w:tblGrid>
      <w:tr w:rsidR="00462B7B" w:rsidRPr="00462B7B" w:rsidTr="00462B7B">
        <w:trPr>
          <w:tblHeader/>
          <w:tblCellSpacing w:w="15" w:type="dxa"/>
          <w:del w:id="326" w:author="Student" w:date="2026-02-04T12:18:00Z"/>
        </w:trPr>
        <w:tc>
          <w:tcPr>
            <w:tcW w:w="0" w:type="auto"/>
            <w:vAlign w:val="center"/>
            <w:hideMark/>
          </w:tcPr>
          <w:p w:rsidR="00462B7B" w:rsidRPr="00462B7B" w:rsidRDefault="00462B7B" w:rsidP="00462B7B">
            <w:pPr>
              <w:spacing w:after="0" w:line="240" w:lineRule="auto"/>
              <w:jc w:val="center"/>
              <w:rPr>
                <w:del w:id="327" w:author="Student" w:date="2026-02-04T12:18:00Z"/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del w:id="328" w:author="Student" w:date="2026-02-04T12:18:00Z">
              <w:r w:rsidRPr="00462B7B">
                <w:rPr>
                  <w:rFonts w:ascii="Times New Roman" w:eastAsia="Times New Roman" w:hAnsi="Times New Roman" w:cs="Times New Roman"/>
                  <w:b/>
                  <w:bCs/>
                  <w:sz w:val="24"/>
                  <w:szCs w:val="24"/>
                  <w:lang w:eastAsia="en-IN"/>
                </w:rPr>
                <w:delText>Error Name</w:delText>
              </w:r>
            </w:del>
          </w:p>
        </w:tc>
        <w:tc>
          <w:tcPr>
            <w:tcW w:w="0" w:type="auto"/>
            <w:vAlign w:val="center"/>
            <w:hideMark/>
          </w:tcPr>
          <w:p w:rsidR="00462B7B" w:rsidRPr="00462B7B" w:rsidRDefault="00462B7B" w:rsidP="00462B7B">
            <w:pPr>
              <w:spacing w:after="0" w:line="240" w:lineRule="auto"/>
              <w:jc w:val="center"/>
              <w:rPr>
                <w:del w:id="329" w:author="Student" w:date="2026-02-04T12:18:00Z"/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del w:id="330" w:author="Student" w:date="2026-02-04T12:18:00Z">
              <w:r w:rsidRPr="00462B7B">
                <w:rPr>
                  <w:rFonts w:ascii="Times New Roman" w:eastAsia="Times New Roman" w:hAnsi="Times New Roman" w:cs="Times New Roman"/>
                  <w:b/>
                  <w:bCs/>
                  <w:sz w:val="24"/>
                  <w:szCs w:val="24"/>
                  <w:lang w:eastAsia="en-IN"/>
                </w:rPr>
                <w:delText>Cause</w:delText>
              </w:r>
            </w:del>
          </w:p>
        </w:tc>
      </w:tr>
      <w:tr w:rsidR="00462B7B" w:rsidRPr="00462B7B" w:rsidTr="00462B7B">
        <w:trPr>
          <w:tblCellSpacing w:w="15" w:type="dxa"/>
          <w:del w:id="331" w:author="Student" w:date="2026-02-04T12:18:00Z"/>
        </w:trPr>
        <w:tc>
          <w:tcPr>
            <w:tcW w:w="0" w:type="auto"/>
            <w:vAlign w:val="center"/>
            <w:hideMark/>
          </w:tcPr>
          <w:p w:rsidR="00462B7B" w:rsidRPr="00462B7B" w:rsidRDefault="00462B7B" w:rsidP="00462B7B">
            <w:pPr>
              <w:spacing w:after="0" w:line="240" w:lineRule="auto"/>
              <w:rPr>
                <w:del w:id="332" w:author="Student" w:date="2026-02-04T12:18:00Z"/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del w:id="333" w:author="Student" w:date="2026-02-04T12:18:00Z">
              <w:r w:rsidRPr="00462B7B"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delText>NameError</w:delText>
              </w:r>
            </w:del>
          </w:p>
        </w:tc>
        <w:tc>
          <w:tcPr>
            <w:tcW w:w="0" w:type="auto"/>
            <w:vAlign w:val="center"/>
            <w:hideMark/>
          </w:tcPr>
          <w:p w:rsidR="00462B7B" w:rsidRPr="00462B7B" w:rsidRDefault="00462B7B" w:rsidP="00462B7B">
            <w:pPr>
              <w:spacing w:after="0" w:line="240" w:lineRule="auto"/>
              <w:rPr>
                <w:del w:id="334" w:author="Student" w:date="2026-02-04T12:18:00Z"/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del w:id="335" w:author="Student" w:date="2026-02-04T12:18:00Z">
              <w:r w:rsidRPr="00462B7B"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delText>Using an undefined variable</w:delText>
              </w:r>
            </w:del>
          </w:p>
        </w:tc>
      </w:tr>
      <w:tr w:rsidR="00462B7B" w:rsidRPr="00462B7B" w:rsidTr="00462B7B">
        <w:trPr>
          <w:tblCellSpacing w:w="15" w:type="dxa"/>
          <w:del w:id="336" w:author="Student" w:date="2026-02-04T12:18:00Z"/>
        </w:trPr>
        <w:tc>
          <w:tcPr>
            <w:tcW w:w="0" w:type="auto"/>
            <w:vAlign w:val="center"/>
            <w:hideMark/>
          </w:tcPr>
          <w:p w:rsidR="00462B7B" w:rsidRPr="00462B7B" w:rsidRDefault="00462B7B" w:rsidP="00462B7B">
            <w:pPr>
              <w:spacing w:after="0" w:line="240" w:lineRule="auto"/>
              <w:rPr>
                <w:del w:id="337" w:author="Student" w:date="2026-02-04T12:18:00Z"/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del w:id="338" w:author="Student" w:date="2026-02-04T12:18:00Z">
              <w:r w:rsidRPr="00462B7B"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delText>TypeError</w:delText>
              </w:r>
            </w:del>
          </w:p>
        </w:tc>
        <w:tc>
          <w:tcPr>
            <w:tcW w:w="0" w:type="auto"/>
            <w:vAlign w:val="center"/>
            <w:hideMark/>
          </w:tcPr>
          <w:p w:rsidR="00462B7B" w:rsidRPr="00462B7B" w:rsidRDefault="00462B7B" w:rsidP="00462B7B">
            <w:pPr>
              <w:spacing w:after="0" w:line="240" w:lineRule="auto"/>
              <w:rPr>
                <w:del w:id="339" w:author="Student" w:date="2026-02-04T12:18:00Z"/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del w:id="340" w:author="Student" w:date="2026-02-04T12:18:00Z">
              <w:r w:rsidRPr="00462B7B"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delText>Operation between incompatible types</w:delText>
              </w:r>
            </w:del>
          </w:p>
        </w:tc>
      </w:tr>
      <w:tr w:rsidR="00462B7B" w:rsidRPr="00462B7B" w:rsidTr="00462B7B">
        <w:trPr>
          <w:tblCellSpacing w:w="15" w:type="dxa"/>
          <w:del w:id="341" w:author="Student" w:date="2026-02-04T12:18:00Z"/>
        </w:trPr>
        <w:tc>
          <w:tcPr>
            <w:tcW w:w="0" w:type="auto"/>
            <w:vAlign w:val="center"/>
            <w:hideMark/>
          </w:tcPr>
          <w:p w:rsidR="00462B7B" w:rsidRPr="00462B7B" w:rsidRDefault="00462B7B" w:rsidP="00462B7B">
            <w:pPr>
              <w:spacing w:after="0" w:line="240" w:lineRule="auto"/>
              <w:rPr>
                <w:del w:id="342" w:author="Student" w:date="2026-02-04T12:18:00Z"/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del w:id="343" w:author="Student" w:date="2026-02-04T12:18:00Z">
              <w:r w:rsidRPr="00462B7B"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delText>ValueError</w:delText>
              </w:r>
            </w:del>
          </w:p>
        </w:tc>
        <w:tc>
          <w:tcPr>
            <w:tcW w:w="0" w:type="auto"/>
            <w:vAlign w:val="center"/>
            <w:hideMark/>
          </w:tcPr>
          <w:p w:rsidR="00462B7B" w:rsidRPr="00462B7B" w:rsidRDefault="00462B7B" w:rsidP="00462B7B">
            <w:pPr>
              <w:spacing w:after="0" w:line="240" w:lineRule="auto"/>
              <w:rPr>
                <w:del w:id="344" w:author="Student" w:date="2026-02-04T12:18:00Z"/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del w:id="345" w:author="Student" w:date="2026-02-04T12:18:00Z">
              <w:r w:rsidRPr="00462B7B"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delText>Invalid value for a function</w:delText>
              </w:r>
            </w:del>
          </w:p>
        </w:tc>
      </w:tr>
      <w:tr w:rsidR="00462B7B" w:rsidRPr="00462B7B" w:rsidTr="00462B7B">
        <w:trPr>
          <w:tblCellSpacing w:w="15" w:type="dxa"/>
          <w:del w:id="346" w:author="Student" w:date="2026-02-04T12:18:00Z"/>
        </w:trPr>
        <w:tc>
          <w:tcPr>
            <w:tcW w:w="0" w:type="auto"/>
            <w:vAlign w:val="center"/>
            <w:hideMark/>
          </w:tcPr>
          <w:p w:rsidR="00462B7B" w:rsidRPr="00462B7B" w:rsidRDefault="00462B7B" w:rsidP="00462B7B">
            <w:pPr>
              <w:spacing w:after="0" w:line="240" w:lineRule="auto"/>
              <w:rPr>
                <w:del w:id="347" w:author="Student" w:date="2026-02-04T12:18:00Z"/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del w:id="348" w:author="Student" w:date="2026-02-04T12:18:00Z">
              <w:r w:rsidRPr="00462B7B"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delText>ZeroDivisionError</w:delText>
              </w:r>
            </w:del>
          </w:p>
        </w:tc>
        <w:tc>
          <w:tcPr>
            <w:tcW w:w="0" w:type="auto"/>
            <w:vAlign w:val="center"/>
            <w:hideMark/>
          </w:tcPr>
          <w:p w:rsidR="00462B7B" w:rsidRPr="00462B7B" w:rsidRDefault="00462B7B" w:rsidP="00462B7B">
            <w:pPr>
              <w:spacing w:after="0" w:line="240" w:lineRule="auto"/>
              <w:rPr>
                <w:del w:id="349" w:author="Student" w:date="2026-02-04T12:18:00Z"/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del w:id="350" w:author="Student" w:date="2026-02-04T12:18:00Z">
              <w:r w:rsidRPr="00462B7B"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delText>Division by zero</w:delText>
              </w:r>
            </w:del>
          </w:p>
        </w:tc>
      </w:tr>
      <w:tr w:rsidR="00462B7B" w:rsidRPr="00462B7B" w:rsidTr="00462B7B">
        <w:trPr>
          <w:tblCellSpacing w:w="15" w:type="dxa"/>
          <w:del w:id="351" w:author="Student" w:date="2026-02-04T12:18:00Z"/>
        </w:trPr>
        <w:tc>
          <w:tcPr>
            <w:tcW w:w="0" w:type="auto"/>
            <w:vAlign w:val="center"/>
            <w:hideMark/>
          </w:tcPr>
          <w:p w:rsidR="00462B7B" w:rsidRPr="00462B7B" w:rsidRDefault="00462B7B" w:rsidP="00462B7B">
            <w:pPr>
              <w:spacing w:after="0" w:line="240" w:lineRule="auto"/>
              <w:rPr>
                <w:del w:id="352" w:author="Student" w:date="2026-02-04T12:18:00Z"/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del w:id="353" w:author="Student" w:date="2026-02-04T12:18:00Z">
              <w:r w:rsidRPr="00462B7B"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delText>IndexError</w:delText>
              </w:r>
            </w:del>
          </w:p>
        </w:tc>
        <w:tc>
          <w:tcPr>
            <w:tcW w:w="0" w:type="auto"/>
            <w:vAlign w:val="center"/>
            <w:hideMark/>
          </w:tcPr>
          <w:p w:rsidR="00462B7B" w:rsidRPr="00462B7B" w:rsidRDefault="00462B7B" w:rsidP="00462B7B">
            <w:pPr>
              <w:spacing w:after="0" w:line="240" w:lineRule="auto"/>
              <w:rPr>
                <w:del w:id="354" w:author="Student" w:date="2026-02-04T12:18:00Z"/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del w:id="355" w:author="Student" w:date="2026-02-04T12:18:00Z">
              <w:r w:rsidRPr="00462B7B"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delText>Accessing invalid list index</w:delText>
              </w:r>
            </w:del>
          </w:p>
        </w:tc>
      </w:tr>
      <w:tr w:rsidR="00462B7B" w:rsidRPr="00462B7B" w:rsidTr="00462B7B">
        <w:trPr>
          <w:tblCellSpacing w:w="15" w:type="dxa"/>
          <w:del w:id="356" w:author="Student" w:date="2026-02-04T12:18:00Z"/>
        </w:trPr>
        <w:tc>
          <w:tcPr>
            <w:tcW w:w="0" w:type="auto"/>
            <w:vAlign w:val="center"/>
            <w:hideMark/>
          </w:tcPr>
          <w:p w:rsidR="00462B7B" w:rsidRPr="00462B7B" w:rsidRDefault="00462B7B" w:rsidP="00462B7B">
            <w:pPr>
              <w:spacing w:after="0" w:line="240" w:lineRule="auto"/>
              <w:rPr>
                <w:del w:id="357" w:author="Student" w:date="2026-02-04T12:18:00Z"/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del w:id="358" w:author="Student" w:date="2026-02-04T12:18:00Z">
              <w:r w:rsidRPr="00462B7B"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delText>KeyError</w:delText>
              </w:r>
            </w:del>
          </w:p>
        </w:tc>
        <w:tc>
          <w:tcPr>
            <w:tcW w:w="0" w:type="auto"/>
            <w:vAlign w:val="center"/>
            <w:hideMark/>
          </w:tcPr>
          <w:p w:rsidR="00462B7B" w:rsidRPr="00462B7B" w:rsidRDefault="00462B7B" w:rsidP="00462B7B">
            <w:pPr>
              <w:spacing w:after="0" w:line="240" w:lineRule="auto"/>
              <w:rPr>
                <w:del w:id="359" w:author="Student" w:date="2026-02-04T12:18:00Z"/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del w:id="360" w:author="Student" w:date="2026-02-04T12:18:00Z">
              <w:r w:rsidRPr="00462B7B"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delText>Accessing missing dictionary key</w:delText>
              </w:r>
            </w:del>
          </w:p>
        </w:tc>
      </w:tr>
    </w:tbl>
    <w:p w:rsidR="00462B7B" w:rsidRPr="00462B7B" w:rsidRDefault="00462B7B" w:rsidP="00462B7B">
      <w:pPr>
        <w:spacing w:after="0" w:line="240" w:lineRule="auto"/>
        <w:rPr>
          <w:del w:id="361" w:author="Student" w:date="2026-02-04T12:18:00Z"/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62B7B" w:rsidRPr="00462B7B" w:rsidRDefault="00462B7B" w:rsidP="00462B7B">
      <w:pPr>
        <w:spacing w:after="0" w:line="240" w:lineRule="auto"/>
        <w:rPr>
          <w:del w:id="362" w:author="Student" w:date="2026-02-04T12:18:00Z"/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3D4E" w:rsidRPr="00333D4E" w:rsidRDefault="00462B7B" w:rsidP="00333D4E">
      <w:pPr>
        <w:spacing w:before="100" w:beforeAutospacing="1" w:after="100" w:afterAutospacing="1" w:line="276" w:lineRule="auto"/>
        <w:outlineLvl w:val="1"/>
        <w:rPr>
          <w:ins w:id="363" w:author="Student" w:date="2026-02-04T12:18:00Z"/>
          <w:rFonts w:ascii="Times New Roman" w:eastAsia="Times New Roman" w:hAnsi="Times New Roman" w:cs="Times New Roman"/>
          <w:b/>
          <w:bCs/>
          <w:sz w:val="44"/>
          <w:szCs w:val="36"/>
          <w:lang w:eastAsia="en-IN"/>
        </w:rPr>
      </w:pPr>
      <w:del w:id="364" w:author="Student" w:date="2026-02-04T12:18:00Z">
        <w:r w:rsidRPr="00462B7B">
          <w:rPr>
            <w:rFonts w:ascii="Arial" w:eastAsia="Times New Roman" w:hAnsi="Arial" w:cs="Arial"/>
            <w:vanish/>
            <w:sz w:val="16"/>
            <w:szCs w:val="16"/>
            <w:lang w:eastAsia="en-IN"/>
          </w:rPr>
          <w:delText>Bottom</w:delText>
        </w:r>
      </w:del>
      <w:ins w:id="365" w:author="Student" w:date="2026-02-04T12:18:00Z">
        <w:r w:rsidR="00333D4E" w:rsidRPr="00333D4E">
          <w:rPr>
            <w:rFonts w:ascii="Times New Roman" w:eastAsia="Times New Roman" w:hAnsi="Times New Roman" w:cs="Times New Roman"/>
            <w:b/>
            <w:bCs/>
            <w:sz w:val="44"/>
            <w:szCs w:val="36"/>
            <w:lang w:eastAsia="en-IN"/>
          </w:rPr>
          <w:t>Libraries &amp; Frameworks</w:t>
        </w:r>
      </w:ins>
    </w:p>
    <w:p w:rsidR="00333D4E" w:rsidRPr="00333D4E" w:rsidRDefault="00333D4E" w:rsidP="00333D4E">
      <w:pPr>
        <w:spacing w:before="100" w:beforeAutospacing="1" w:after="100" w:afterAutospacing="1" w:line="276" w:lineRule="auto"/>
        <w:outlineLvl w:val="2"/>
        <w:rPr>
          <w:ins w:id="366" w:author="Student" w:date="2026-02-04T12:18:00Z"/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ins w:id="367" w:author="Student" w:date="2026-02-04T12:18:00Z">
        <w:r w:rsidRPr="00333D4E">
          <w:rPr>
            <w:rFonts w:ascii="Times New Roman" w:eastAsia="Times New Roman" w:hAnsi="Times New Roman" w:cs="Times New Roman"/>
            <w:b/>
            <w:bCs/>
            <w:sz w:val="32"/>
            <w:szCs w:val="27"/>
            <w:lang w:eastAsia="en-IN"/>
          </w:rPr>
          <w:t>Python</w:t>
        </w:r>
      </w:ins>
    </w:p>
    <w:p w:rsidR="00333D4E" w:rsidRPr="00333D4E" w:rsidRDefault="00333D4E" w:rsidP="00333D4E">
      <w:pPr>
        <w:numPr>
          <w:ilvl w:val="0"/>
          <w:numId w:val="21"/>
        </w:numPr>
        <w:spacing w:before="100" w:beforeAutospacing="1" w:after="100" w:afterAutospacing="1" w:line="276" w:lineRule="auto"/>
        <w:rPr>
          <w:ins w:id="368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ins w:id="369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>Django, Flask → Web</w:t>
        </w:r>
      </w:ins>
    </w:p>
    <w:p w:rsidR="00333D4E" w:rsidRPr="00333D4E" w:rsidRDefault="00333D4E" w:rsidP="00333D4E">
      <w:pPr>
        <w:numPr>
          <w:ilvl w:val="0"/>
          <w:numId w:val="21"/>
        </w:numPr>
        <w:spacing w:before="100" w:beforeAutospacing="1" w:after="100" w:afterAutospacing="1" w:line="276" w:lineRule="auto"/>
        <w:rPr>
          <w:ins w:id="370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proofErr w:type="spellStart"/>
      <w:ins w:id="371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>NumPy</w:t>
        </w:r>
        <w:proofErr w:type="spellEnd"/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>, Pandas → Data</w:t>
        </w:r>
      </w:ins>
    </w:p>
    <w:p w:rsidR="00333D4E" w:rsidRPr="00333D4E" w:rsidRDefault="00333D4E" w:rsidP="00333D4E">
      <w:pPr>
        <w:numPr>
          <w:ilvl w:val="0"/>
          <w:numId w:val="21"/>
        </w:numPr>
        <w:spacing w:before="100" w:beforeAutospacing="1" w:after="100" w:afterAutospacing="1" w:line="276" w:lineRule="auto"/>
        <w:rPr>
          <w:ins w:id="372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proofErr w:type="spellStart"/>
      <w:ins w:id="373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>TensorFlow</w:t>
        </w:r>
        <w:proofErr w:type="spellEnd"/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 xml:space="preserve">, </w:t>
        </w:r>
        <w:proofErr w:type="spellStart"/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>PyTorch</w:t>
        </w:r>
        <w:proofErr w:type="spellEnd"/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 xml:space="preserve"> → AI</w:t>
        </w:r>
      </w:ins>
    </w:p>
    <w:p w:rsidR="00333D4E" w:rsidRPr="00333D4E" w:rsidRDefault="00333D4E" w:rsidP="00333D4E">
      <w:pPr>
        <w:numPr>
          <w:ilvl w:val="0"/>
          <w:numId w:val="21"/>
        </w:numPr>
        <w:spacing w:before="100" w:beforeAutospacing="1" w:after="100" w:afterAutospacing="1" w:line="276" w:lineRule="auto"/>
        <w:rPr>
          <w:ins w:id="374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ins w:id="375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>Selenium → Automation</w:t>
        </w:r>
      </w:ins>
    </w:p>
    <w:p w:rsidR="00333D4E" w:rsidRPr="00333D4E" w:rsidRDefault="00333D4E" w:rsidP="00333D4E">
      <w:pPr>
        <w:spacing w:before="100" w:beforeAutospacing="1" w:after="100" w:afterAutospacing="1" w:line="276" w:lineRule="auto"/>
        <w:outlineLvl w:val="2"/>
        <w:rPr>
          <w:ins w:id="376" w:author="Student" w:date="2026-02-04T12:18:00Z"/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ins w:id="377" w:author="Student" w:date="2026-02-04T12:18:00Z">
        <w:r w:rsidRPr="00333D4E">
          <w:rPr>
            <w:rFonts w:ascii="Times New Roman" w:eastAsia="Times New Roman" w:hAnsi="Times New Roman" w:cs="Times New Roman"/>
            <w:b/>
            <w:bCs/>
            <w:sz w:val="32"/>
            <w:szCs w:val="27"/>
            <w:lang w:eastAsia="en-IN"/>
          </w:rPr>
          <w:t>Java</w:t>
        </w:r>
      </w:ins>
    </w:p>
    <w:p w:rsidR="00333D4E" w:rsidRPr="00333D4E" w:rsidRDefault="00333D4E" w:rsidP="00333D4E">
      <w:pPr>
        <w:numPr>
          <w:ilvl w:val="0"/>
          <w:numId w:val="22"/>
        </w:numPr>
        <w:spacing w:before="100" w:beforeAutospacing="1" w:after="100" w:afterAutospacing="1" w:line="276" w:lineRule="auto"/>
        <w:rPr>
          <w:ins w:id="378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ins w:id="379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>Spring, Hibernate → Enterprise</w:t>
        </w:r>
      </w:ins>
    </w:p>
    <w:p w:rsidR="00333D4E" w:rsidRPr="00333D4E" w:rsidRDefault="00333D4E" w:rsidP="00333D4E">
      <w:pPr>
        <w:numPr>
          <w:ilvl w:val="0"/>
          <w:numId w:val="22"/>
        </w:numPr>
        <w:spacing w:before="100" w:beforeAutospacing="1" w:after="100" w:afterAutospacing="1" w:line="276" w:lineRule="auto"/>
        <w:rPr>
          <w:ins w:id="380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ins w:id="381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>Android SDK → Mobile</w:t>
        </w:r>
      </w:ins>
    </w:p>
    <w:p w:rsidR="00333D4E" w:rsidRPr="00333D4E" w:rsidRDefault="00333D4E" w:rsidP="00333D4E">
      <w:pPr>
        <w:numPr>
          <w:ilvl w:val="0"/>
          <w:numId w:val="22"/>
        </w:numPr>
        <w:spacing w:before="100" w:beforeAutospacing="1" w:after="100" w:afterAutospacing="1" w:line="276" w:lineRule="auto"/>
        <w:rPr>
          <w:ins w:id="382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ins w:id="383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>Apache Kafka → Big data systems</w:t>
        </w:r>
      </w:ins>
    </w:p>
    <w:p w:rsidR="00333D4E" w:rsidRPr="00333D4E" w:rsidRDefault="00333D4E" w:rsidP="00333D4E">
      <w:pPr>
        <w:spacing w:before="100" w:beforeAutospacing="1" w:after="100" w:afterAutospacing="1" w:line="276" w:lineRule="auto"/>
        <w:rPr>
          <w:ins w:id="384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ins w:id="385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 xml:space="preserve">Python libraries are </w:t>
        </w:r>
        <w:r w:rsidRPr="00333D4E">
          <w:rPr>
            <w:rFonts w:ascii="Times New Roman" w:eastAsia="Times New Roman" w:hAnsi="Times New Roman" w:cs="Times New Roman"/>
            <w:b/>
            <w:bCs/>
            <w:sz w:val="32"/>
            <w:szCs w:val="24"/>
            <w:lang w:eastAsia="en-IN"/>
          </w:rPr>
          <w:t>plug-and-</w:t>
        </w:r>
        <w:proofErr w:type="gramStart"/>
        <w:r w:rsidRPr="00333D4E">
          <w:rPr>
            <w:rFonts w:ascii="Times New Roman" w:eastAsia="Times New Roman" w:hAnsi="Times New Roman" w:cs="Times New Roman"/>
            <w:b/>
            <w:bCs/>
            <w:sz w:val="32"/>
            <w:szCs w:val="24"/>
            <w:lang w:eastAsia="en-IN"/>
          </w:rPr>
          <w:t>play</w:t>
        </w:r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>,</w:t>
        </w:r>
        <w:proofErr w:type="gramEnd"/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 xml:space="preserve"> Java frameworks are </w:t>
        </w:r>
        <w:r w:rsidRPr="00333D4E">
          <w:rPr>
            <w:rFonts w:ascii="Times New Roman" w:eastAsia="Times New Roman" w:hAnsi="Times New Roman" w:cs="Times New Roman"/>
            <w:b/>
            <w:bCs/>
            <w:sz w:val="32"/>
            <w:szCs w:val="24"/>
            <w:lang w:eastAsia="en-IN"/>
          </w:rPr>
          <w:t>structured &amp; heavy-duty</w:t>
        </w:r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 xml:space="preserve"> 🧱</w:t>
        </w:r>
      </w:ins>
    </w:p>
    <w:p w:rsidR="00333D4E" w:rsidRPr="00333D4E" w:rsidRDefault="00333D4E" w:rsidP="00333D4E">
      <w:pPr>
        <w:spacing w:after="0" w:line="276" w:lineRule="auto"/>
        <w:rPr>
          <w:ins w:id="386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</w:p>
    <w:p w:rsidR="00333D4E" w:rsidRPr="00333D4E" w:rsidRDefault="00333D4E" w:rsidP="00333D4E">
      <w:pPr>
        <w:spacing w:before="100" w:beforeAutospacing="1" w:after="100" w:afterAutospacing="1" w:line="276" w:lineRule="auto"/>
        <w:outlineLvl w:val="1"/>
        <w:rPr>
          <w:ins w:id="387" w:author="Student" w:date="2026-02-04T12:18:00Z"/>
          <w:rFonts w:ascii="Times New Roman" w:eastAsia="Times New Roman" w:hAnsi="Times New Roman" w:cs="Times New Roman"/>
          <w:b/>
          <w:bCs/>
          <w:sz w:val="44"/>
          <w:szCs w:val="36"/>
          <w:lang w:eastAsia="en-IN"/>
        </w:rPr>
      </w:pPr>
      <w:ins w:id="388" w:author="Student" w:date="2026-02-04T12:18:00Z">
        <w:r w:rsidRPr="00333D4E">
          <w:rPr>
            <w:rFonts w:ascii="Times New Roman" w:eastAsia="Times New Roman" w:hAnsi="Times New Roman" w:cs="Times New Roman"/>
            <w:b/>
            <w:bCs/>
            <w:sz w:val="44"/>
            <w:szCs w:val="36"/>
            <w:lang w:eastAsia="en-IN"/>
          </w:rPr>
          <w:t>7️</w:t>
        </w:r>
        <w:r w:rsidRPr="00333D4E">
          <w:rPr>
            <w:rFonts w:ascii="Tahoma" w:eastAsia="Times New Roman" w:hAnsi="Tahoma" w:cs="Tahoma"/>
            <w:b/>
            <w:bCs/>
            <w:sz w:val="44"/>
            <w:szCs w:val="36"/>
            <w:lang w:eastAsia="en-IN"/>
          </w:rPr>
          <w:t xml:space="preserve">. </w:t>
        </w:r>
        <w:r w:rsidRPr="00333D4E">
          <w:rPr>
            <w:rFonts w:ascii="Times New Roman" w:eastAsia="Times New Roman" w:hAnsi="Times New Roman" w:cs="Times New Roman"/>
            <w:b/>
            <w:bCs/>
            <w:sz w:val="44"/>
            <w:szCs w:val="36"/>
            <w:lang w:eastAsia="en-IN"/>
          </w:rPr>
          <w:t>Learning Curve (Students Perspective)</w:t>
        </w:r>
      </w:ins>
    </w:p>
    <w:p w:rsidR="00333D4E" w:rsidRPr="00333D4E" w:rsidRDefault="00333D4E" w:rsidP="00333D4E">
      <w:pPr>
        <w:numPr>
          <w:ilvl w:val="0"/>
          <w:numId w:val="23"/>
        </w:numPr>
        <w:spacing w:before="100" w:beforeAutospacing="1" w:after="100" w:afterAutospacing="1" w:line="276" w:lineRule="auto"/>
        <w:rPr>
          <w:ins w:id="389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ins w:id="390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>Python</w:t>
        </w:r>
        <w:proofErr w:type="gramStart"/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>:  (</w:t>
        </w:r>
        <w:proofErr w:type="gramEnd"/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>Beginner friendly)</w:t>
        </w:r>
      </w:ins>
    </w:p>
    <w:p w:rsidR="00333D4E" w:rsidRPr="00333D4E" w:rsidRDefault="00333D4E" w:rsidP="00333D4E">
      <w:pPr>
        <w:numPr>
          <w:ilvl w:val="0"/>
          <w:numId w:val="23"/>
        </w:numPr>
        <w:spacing w:before="100" w:beforeAutospacing="1" w:after="100" w:afterAutospacing="1" w:line="276" w:lineRule="auto"/>
        <w:rPr>
          <w:ins w:id="391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ins w:id="392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>Java</w:t>
        </w:r>
        <w:proofErr w:type="gramStart"/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>:  (</w:t>
        </w:r>
        <w:proofErr w:type="gramEnd"/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>Needs strong OOP concepts)</w:t>
        </w:r>
      </w:ins>
    </w:p>
    <w:p w:rsidR="00333D4E" w:rsidRPr="00333D4E" w:rsidRDefault="00333D4E" w:rsidP="00333D4E">
      <w:pPr>
        <w:spacing w:before="100" w:beforeAutospacing="1" w:after="100" w:afterAutospacing="1" w:line="276" w:lineRule="auto"/>
        <w:rPr>
          <w:ins w:id="393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ins w:id="394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 xml:space="preserve">That’s why Python is widely used in </w:t>
        </w:r>
        <w:r w:rsidRPr="00333D4E">
          <w:rPr>
            <w:rFonts w:ascii="Times New Roman" w:eastAsia="Times New Roman" w:hAnsi="Times New Roman" w:cs="Times New Roman"/>
            <w:b/>
            <w:bCs/>
            <w:sz w:val="32"/>
            <w:szCs w:val="24"/>
            <w:lang w:eastAsia="en-IN"/>
          </w:rPr>
          <w:t>schools &amp; colleges</w:t>
        </w:r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 xml:space="preserve"> </w:t>
        </w:r>
      </w:ins>
    </w:p>
    <w:p w:rsidR="00333D4E" w:rsidRPr="00333D4E" w:rsidRDefault="00333D4E" w:rsidP="00333D4E">
      <w:pPr>
        <w:spacing w:after="0" w:line="240" w:lineRule="auto"/>
        <w:rPr>
          <w:ins w:id="395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</w:p>
    <w:p w:rsidR="00333D4E" w:rsidRDefault="00333D4E" w:rsidP="00333D4E">
      <w:pPr>
        <w:spacing w:before="100" w:beforeAutospacing="1" w:after="100" w:afterAutospacing="1" w:line="240" w:lineRule="auto"/>
        <w:outlineLvl w:val="1"/>
        <w:rPr>
          <w:ins w:id="396" w:author="Student" w:date="2026-02-04T12:18:00Z"/>
          <w:rFonts w:ascii="Times New Roman" w:eastAsia="Times New Roman" w:hAnsi="Times New Roman" w:cs="Times New Roman"/>
          <w:b/>
          <w:bCs/>
          <w:sz w:val="44"/>
          <w:szCs w:val="36"/>
          <w:lang w:eastAsia="en-IN"/>
        </w:rPr>
      </w:pPr>
    </w:p>
    <w:p w:rsidR="00333D4E" w:rsidRPr="00333D4E" w:rsidRDefault="00333D4E" w:rsidP="00333D4E">
      <w:pPr>
        <w:spacing w:before="100" w:beforeAutospacing="1" w:after="100" w:afterAutospacing="1" w:line="276" w:lineRule="auto"/>
        <w:outlineLvl w:val="1"/>
        <w:rPr>
          <w:ins w:id="397" w:author="Student" w:date="2026-02-04T12:18:00Z"/>
          <w:rFonts w:ascii="Times New Roman" w:eastAsia="Times New Roman" w:hAnsi="Times New Roman" w:cs="Times New Roman"/>
          <w:b/>
          <w:bCs/>
          <w:sz w:val="44"/>
          <w:szCs w:val="36"/>
          <w:lang w:eastAsia="en-IN"/>
        </w:rPr>
      </w:pPr>
      <w:ins w:id="398" w:author="Student" w:date="2026-02-04T12:18:00Z">
        <w:r w:rsidRPr="00333D4E">
          <w:rPr>
            <w:rFonts w:ascii="Times New Roman" w:eastAsia="Times New Roman" w:hAnsi="Times New Roman" w:cs="Times New Roman"/>
            <w:b/>
            <w:bCs/>
            <w:sz w:val="44"/>
            <w:szCs w:val="36"/>
            <w:lang w:eastAsia="en-IN"/>
          </w:rPr>
          <w:t>8.  Career &amp; Job Market (Reality Check)</w:t>
        </w:r>
      </w:ins>
    </w:p>
    <w:p w:rsidR="00333D4E" w:rsidRPr="00333D4E" w:rsidRDefault="00333D4E" w:rsidP="00333D4E">
      <w:pPr>
        <w:spacing w:before="100" w:beforeAutospacing="1" w:after="100" w:afterAutospacing="1" w:line="276" w:lineRule="auto"/>
        <w:outlineLvl w:val="2"/>
        <w:rPr>
          <w:ins w:id="399" w:author="Student" w:date="2026-02-04T12:18:00Z"/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ins w:id="400" w:author="Student" w:date="2026-02-04T12:18:00Z">
        <w:r w:rsidRPr="00333D4E">
          <w:rPr>
            <w:rFonts w:ascii="Times New Roman" w:eastAsia="Times New Roman" w:hAnsi="Times New Roman" w:cs="Times New Roman"/>
            <w:b/>
            <w:bCs/>
            <w:sz w:val="32"/>
            <w:szCs w:val="27"/>
            <w:lang w:eastAsia="en-IN"/>
          </w:rPr>
          <w:t>Python Roles</w:t>
        </w:r>
      </w:ins>
    </w:p>
    <w:p w:rsidR="00333D4E" w:rsidRPr="00333D4E" w:rsidRDefault="00333D4E" w:rsidP="00333D4E">
      <w:pPr>
        <w:numPr>
          <w:ilvl w:val="0"/>
          <w:numId w:val="24"/>
        </w:numPr>
        <w:spacing w:before="100" w:beforeAutospacing="1" w:after="100" w:afterAutospacing="1" w:line="276" w:lineRule="auto"/>
        <w:rPr>
          <w:ins w:id="401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ins w:id="402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>Data Scientist</w:t>
        </w:r>
      </w:ins>
    </w:p>
    <w:p w:rsidR="00333D4E" w:rsidRPr="00333D4E" w:rsidRDefault="00333D4E" w:rsidP="00333D4E">
      <w:pPr>
        <w:numPr>
          <w:ilvl w:val="0"/>
          <w:numId w:val="24"/>
        </w:numPr>
        <w:spacing w:before="100" w:beforeAutospacing="1" w:after="100" w:afterAutospacing="1" w:line="276" w:lineRule="auto"/>
        <w:rPr>
          <w:ins w:id="403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ins w:id="404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>AI/ML Engineer</w:t>
        </w:r>
      </w:ins>
    </w:p>
    <w:p w:rsidR="00333D4E" w:rsidRPr="00333D4E" w:rsidRDefault="00333D4E" w:rsidP="00333D4E">
      <w:pPr>
        <w:numPr>
          <w:ilvl w:val="0"/>
          <w:numId w:val="24"/>
        </w:numPr>
        <w:spacing w:before="100" w:beforeAutospacing="1" w:after="100" w:afterAutospacing="1" w:line="276" w:lineRule="auto"/>
        <w:rPr>
          <w:ins w:id="405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ins w:id="406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>Automation Engineer</w:t>
        </w:r>
      </w:ins>
    </w:p>
    <w:p w:rsidR="00333D4E" w:rsidRPr="00333D4E" w:rsidRDefault="00333D4E" w:rsidP="00333D4E">
      <w:pPr>
        <w:numPr>
          <w:ilvl w:val="0"/>
          <w:numId w:val="24"/>
        </w:numPr>
        <w:spacing w:before="100" w:beforeAutospacing="1" w:after="100" w:afterAutospacing="1" w:line="276" w:lineRule="auto"/>
        <w:rPr>
          <w:ins w:id="407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ins w:id="408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>Backend Developer</w:t>
        </w:r>
      </w:ins>
    </w:p>
    <w:p w:rsidR="00333D4E" w:rsidRPr="00333D4E" w:rsidRDefault="00333D4E" w:rsidP="00333D4E">
      <w:pPr>
        <w:spacing w:before="100" w:beforeAutospacing="1" w:after="100" w:afterAutospacing="1" w:line="276" w:lineRule="auto"/>
        <w:outlineLvl w:val="2"/>
        <w:rPr>
          <w:ins w:id="409" w:author="Student" w:date="2026-02-04T12:18:00Z"/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ins w:id="410" w:author="Student" w:date="2026-02-04T12:18:00Z">
        <w:r w:rsidRPr="00333D4E">
          <w:rPr>
            <w:rFonts w:ascii="Times New Roman" w:eastAsia="Times New Roman" w:hAnsi="Times New Roman" w:cs="Times New Roman"/>
            <w:b/>
            <w:bCs/>
            <w:sz w:val="32"/>
            <w:szCs w:val="27"/>
            <w:lang w:eastAsia="en-IN"/>
          </w:rPr>
          <w:t>Java Roles</w:t>
        </w:r>
      </w:ins>
    </w:p>
    <w:p w:rsidR="00333D4E" w:rsidRPr="00333D4E" w:rsidRDefault="00333D4E" w:rsidP="00333D4E">
      <w:pPr>
        <w:numPr>
          <w:ilvl w:val="0"/>
          <w:numId w:val="25"/>
        </w:numPr>
        <w:spacing w:before="100" w:beforeAutospacing="1" w:after="100" w:afterAutospacing="1" w:line="276" w:lineRule="auto"/>
        <w:rPr>
          <w:ins w:id="411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ins w:id="412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>Backend Engineer</w:t>
        </w:r>
      </w:ins>
    </w:p>
    <w:p w:rsidR="00333D4E" w:rsidRPr="00333D4E" w:rsidRDefault="00333D4E" w:rsidP="00333D4E">
      <w:pPr>
        <w:numPr>
          <w:ilvl w:val="0"/>
          <w:numId w:val="25"/>
        </w:numPr>
        <w:spacing w:before="100" w:beforeAutospacing="1" w:after="100" w:afterAutospacing="1" w:line="276" w:lineRule="auto"/>
        <w:rPr>
          <w:ins w:id="413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ins w:id="414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>Android Developer</w:t>
        </w:r>
      </w:ins>
    </w:p>
    <w:p w:rsidR="00333D4E" w:rsidRPr="00333D4E" w:rsidRDefault="00333D4E" w:rsidP="00333D4E">
      <w:pPr>
        <w:numPr>
          <w:ilvl w:val="0"/>
          <w:numId w:val="25"/>
        </w:numPr>
        <w:spacing w:before="100" w:beforeAutospacing="1" w:after="100" w:afterAutospacing="1" w:line="276" w:lineRule="auto"/>
        <w:rPr>
          <w:ins w:id="415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ins w:id="416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>Enterprise Software Engineer</w:t>
        </w:r>
      </w:ins>
    </w:p>
    <w:p w:rsidR="00333D4E" w:rsidRPr="00333D4E" w:rsidRDefault="00333D4E" w:rsidP="00333D4E">
      <w:pPr>
        <w:spacing w:before="100" w:beforeAutospacing="1" w:after="100" w:afterAutospacing="1" w:line="276" w:lineRule="auto"/>
        <w:rPr>
          <w:ins w:id="417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ins w:id="418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 xml:space="preserve"> Salaries are </w:t>
        </w:r>
        <w:r w:rsidRPr="00333D4E">
          <w:rPr>
            <w:rFonts w:ascii="Times New Roman" w:eastAsia="Times New Roman" w:hAnsi="Times New Roman" w:cs="Times New Roman"/>
            <w:b/>
            <w:bCs/>
            <w:sz w:val="32"/>
            <w:szCs w:val="24"/>
            <w:lang w:eastAsia="en-IN"/>
          </w:rPr>
          <w:t>high in both</w:t>
        </w:r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 xml:space="preserve">, but </w:t>
        </w:r>
        <w:r w:rsidRPr="00333D4E">
          <w:rPr>
            <w:rFonts w:ascii="Times New Roman" w:eastAsia="Times New Roman" w:hAnsi="Times New Roman" w:cs="Times New Roman"/>
            <w:b/>
            <w:bCs/>
            <w:sz w:val="32"/>
            <w:szCs w:val="24"/>
            <w:lang w:eastAsia="en-IN"/>
          </w:rPr>
          <w:t>Python + AI</w:t>
        </w:r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 xml:space="preserve"> skills are booming </w:t>
        </w:r>
      </w:ins>
    </w:p>
    <w:p w:rsidR="00333D4E" w:rsidRPr="00333D4E" w:rsidRDefault="00333D4E" w:rsidP="00333D4E">
      <w:pPr>
        <w:spacing w:after="0" w:line="276" w:lineRule="auto"/>
        <w:rPr>
          <w:ins w:id="419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</w:p>
    <w:p w:rsidR="00333D4E" w:rsidRPr="00333D4E" w:rsidRDefault="00333D4E" w:rsidP="00333D4E">
      <w:pPr>
        <w:spacing w:before="100" w:beforeAutospacing="1" w:after="100" w:afterAutospacing="1" w:line="276" w:lineRule="auto"/>
        <w:outlineLvl w:val="1"/>
        <w:rPr>
          <w:ins w:id="420" w:author="Student" w:date="2026-02-04T12:18:00Z"/>
          <w:rFonts w:ascii="Times New Roman" w:eastAsia="Times New Roman" w:hAnsi="Times New Roman" w:cs="Times New Roman"/>
          <w:b/>
          <w:bCs/>
          <w:sz w:val="44"/>
          <w:szCs w:val="36"/>
          <w:lang w:eastAsia="en-IN"/>
        </w:rPr>
      </w:pPr>
      <w:ins w:id="421" w:author="Student" w:date="2026-02-04T12:18:00Z">
        <w:r w:rsidRPr="00333D4E">
          <w:rPr>
            <w:rFonts w:ascii="Times New Roman" w:eastAsia="Times New Roman" w:hAnsi="Times New Roman" w:cs="Times New Roman"/>
            <w:b/>
            <w:bCs/>
            <w:sz w:val="44"/>
            <w:szCs w:val="36"/>
            <w:lang w:eastAsia="en-IN"/>
          </w:rPr>
          <w:t>9️</w:t>
        </w:r>
        <w:r w:rsidRPr="00333D4E">
          <w:rPr>
            <w:rFonts w:ascii="Tahoma" w:eastAsia="Times New Roman" w:hAnsi="Tahoma" w:cs="Tahoma"/>
            <w:b/>
            <w:bCs/>
            <w:sz w:val="44"/>
            <w:szCs w:val="36"/>
            <w:lang w:eastAsia="en-IN"/>
          </w:rPr>
          <w:t xml:space="preserve">. </w:t>
        </w:r>
        <w:r w:rsidRPr="00333D4E">
          <w:rPr>
            <w:rFonts w:ascii="Times New Roman" w:eastAsia="Times New Roman" w:hAnsi="Times New Roman" w:cs="Times New Roman"/>
            <w:b/>
            <w:bCs/>
            <w:sz w:val="44"/>
            <w:szCs w:val="36"/>
            <w:lang w:eastAsia="en-IN"/>
          </w:rPr>
          <w:t>Security</w:t>
        </w:r>
      </w:ins>
    </w:p>
    <w:p w:rsidR="00C40982" w:rsidRPr="00333D4E" w:rsidRDefault="00333D4E" w:rsidP="00C40982">
      <w:pPr>
        <w:numPr>
          <w:ilvl w:val="0"/>
          <w:numId w:val="26"/>
        </w:numPr>
        <w:spacing w:before="100" w:beforeAutospacing="1" w:after="100" w:afterAutospacing="1" w:line="276" w:lineRule="auto"/>
        <w:rPr>
          <w:ins w:id="422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ins w:id="423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 xml:space="preserve">Java has </w:t>
        </w:r>
        <w:r w:rsidRPr="00333D4E">
          <w:rPr>
            <w:rFonts w:ascii="Times New Roman" w:eastAsia="Times New Roman" w:hAnsi="Times New Roman" w:cs="Times New Roman"/>
            <w:b/>
            <w:bCs/>
            <w:sz w:val="32"/>
            <w:szCs w:val="24"/>
            <w:lang w:eastAsia="en-IN"/>
          </w:rPr>
          <w:t>strong built-in security features</w:t>
        </w:r>
      </w:ins>
    </w:p>
    <w:p w:rsidR="00333D4E" w:rsidRPr="00333D4E" w:rsidRDefault="00333D4E" w:rsidP="00333D4E">
      <w:pPr>
        <w:numPr>
          <w:ilvl w:val="0"/>
          <w:numId w:val="26"/>
        </w:numPr>
        <w:spacing w:before="100" w:beforeAutospacing="1" w:after="100" w:afterAutospacing="1" w:line="276" w:lineRule="auto"/>
        <w:rPr>
          <w:ins w:id="424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ins w:id="425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>Python security depends heavily on how code is written</w:t>
        </w:r>
      </w:ins>
    </w:p>
    <w:p w:rsidR="00333D4E" w:rsidRPr="00333D4E" w:rsidRDefault="00333D4E" w:rsidP="00333D4E">
      <w:pPr>
        <w:spacing w:before="100" w:beforeAutospacing="1" w:after="100" w:afterAutospacing="1" w:line="276" w:lineRule="auto"/>
        <w:rPr>
          <w:ins w:id="426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ins w:id="427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 xml:space="preserve"> Java is preferred in </w:t>
        </w:r>
        <w:r w:rsidRPr="00333D4E">
          <w:rPr>
            <w:rFonts w:ascii="Times New Roman" w:eastAsia="Times New Roman" w:hAnsi="Times New Roman" w:cs="Times New Roman"/>
            <w:b/>
            <w:bCs/>
            <w:sz w:val="32"/>
            <w:szCs w:val="24"/>
            <w:lang w:eastAsia="en-IN"/>
          </w:rPr>
          <w:t>banking &amp; finance</w:t>
        </w:r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 xml:space="preserve"> </w:t>
        </w:r>
      </w:ins>
    </w:p>
    <w:p w:rsidR="00333D4E" w:rsidRPr="00333D4E" w:rsidRDefault="00333D4E" w:rsidP="00333D4E">
      <w:pPr>
        <w:spacing w:after="0" w:line="276" w:lineRule="auto"/>
        <w:rPr>
          <w:ins w:id="428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</w:p>
    <w:p w:rsidR="00333D4E" w:rsidRDefault="00333D4E" w:rsidP="00333D4E">
      <w:pPr>
        <w:spacing w:before="100" w:beforeAutospacing="1" w:after="100" w:afterAutospacing="1" w:line="276" w:lineRule="auto"/>
        <w:outlineLvl w:val="1"/>
        <w:rPr>
          <w:ins w:id="429" w:author="Student" w:date="2026-02-04T12:18:00Z"/>
          <w:rFonts w:ascii="Times New Roman" w:eastAsia="Times New Roman" w:hAnsi="Times New Roman" w:cs="Times New Roman"/>
          <w:b/>
          <w:bCs/>
          <w:sz w:val="44"/>
          <w:szCs w:val="36"/>
          <w:lang w:eastAsia="en-IN"/>
        </w:rPr>
      </w:pPr>
    </w:p>
    <w:p w:rsidR="00333D4E" w:rsidRDefault="00333D4E" w:rsidP="00333D4E">
      <w:pPr>
        <w:spacing w:before="100" w:beforeAutospacing="1" w:after="100" w:afterAutospacing="1" w:line="240" w:lineRule="auto"/>
        <w:outlineLvl w:val="1"/>
        <w:rPr>
          <w:ins w:id="430" w:author="Student" w:date="2026-02-04T12:18:00Z"/>
          <w:rFonts w:ascii="Times New Roman" w:eastAsia="Times New Roman" w:hAnsi="Times New Roman" w:cs="Times New Roman"/>
          <w:b/>
          <w:bCs/>
          <w:sz w:val="44"/>
          <w:szCs w:val="36"/>
          <w:lang w:eastAsia="en-IN"/>
        </w:rPr>
      </w:pPr>
    </w:p>
    <w:p w:rsidR="00C40982" w:rsidRDefault="00C40982" w:rsidP="00333D4E">
      <w:pPr>
        <w:spacing w:before="100" w:beforeAutospacing="1" w:after="100" w:afterAutospacing="1" w:line="240" w:lineRule="auto"/>
        <w:outlineLvl w:val="1"/>
        <w:rPr>
          <w:ins w:id="431" w:author="Student" w:date="2026-02-04T12:18:00Z"/>
          <w:rFonts w:ascii="Times New Roman" w:eastAsia="Times New Roman" w:hAnsi="Times New Roman" w:cs="Times New Roman"/>
          <w:b/>
          <w:bCs/>
          <w:sz w:val="44"/>
          <w:szCs w:val="36"/>
          <w:lang w:eastAsia="en-IN"/>
        </w:rPr>
      </w:pPr>
    </w:p>
    <w:p w:rsidR="00333D4E" w:rsidRPr="00333D4E" w:rsidRDefault="00333D4E" w:rsidP="00333D4E">
      <w:pPr>
        <w:spacing w:before="100" w:beforeAutospacing="1" w:after="100" w:afterAutospacing="1" w:line="240" w:lineRule="auto"/>
        <w:outlineLvl w:val="1"/>
        <w:rPr>
          <w:ins w:id="432" w:author="Student" w:date="2026-02-04T12:18:00Z"/>
          <w:rFonts w:ascii="Times New Roman" w:eastAsia="Times New Roman" w:hAnsi="Times New Roman" w:cs="Times New Roman"/>
          <w:b/>
          <w:bCs/>
          <w:sz w:val="44"/>
          <w:szCs w:val="36"/>
          <w:lang w:eastAsia="en-IN"/>
        </w:rPr>
      </w:pPr>
      <w:ins w:id="433" w:author="Student" w:date="2026-02-04T12:18:00Z">
        <w:r w:rsidRPr="00333D4E">
          <w:rPr>
            <w:rFonts w:ascii="Times New Roman" w:eastAsia="Times New Roman" w:hAnsi="Times New Roman" w:cs="Times New Roman"/>
            <w:b/>
            <w:bCs/>
            <w:sz w:val="44"/>
            <w:szCs w:val="36"/>
            <w:lang w:eastAsia="en-IN"/>
          </w:rPr>
          <w:lastRenderedPageBreak/>
          <w:t xml:space="preserve"> Advantages of Python Over Java</w:t>
        </w:r>
      </w:ins>
    </w:p>
    <w:p w:rsidR="00333D4E" w:rsidRPr="00333D4E" w:rsidRDefault="00333D4E" w:rsidP="00333D4E">
      <w:pPr>
        <w:numPr>
          <w:ilvl w:val="0"/>
          <w:numId w:val="27"/>
        </w:numPr>
        <w:spacing w:before="100" w:beforeAutospacing="1" w:after="100" w:afterAutospacing="1" w:line="240" w:lineRule="auto"/>
        <w:rPr>
          <w:ins w:id="434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ins w:id="435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>Simple and readable syntax</w:t>
        </w:r>
      </w:ins>
    </w:p>
    <w:p w:rsidR="00333D4E" w:rsidRPr="00333D4E" w:rsidRDefault="00333D4E" w:rsidP="00333D4E">
      <w:pPr>
        <w:numPr>
          <w:ilvl w:val="0"/>
          <w:numId w:val="27"/>
        </w:numPr>
        <w:spacing w:before="100" w:beforeAutospacing="1" w:after="100" w:afterAutospacing="1" w:line="240" w:lineRule="auto"/>
        <w:rPr>
          <w:ins w:id="436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ins w:id="437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>Faster development</w:t>
        </w:r>
      </w:ins>
    </w:p>
    <w:p w:rsidR="00333D4E" w:rsidRPr="00333D4E" w:rsidRDefault="00333D4E" w:rsidP="00333D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/>
          <w:sz w:val="32"/>
          <w:rPrChange w:id="438" w:author="Student" w:date="2026-02-04T12:18:00Z">
            <w:rPr>
              <w:rFonts w:ascii="Arial" w:hAnsi="Arial"/>
              <w:vanish/>
              <w:sz w:val="16"/>
            </w:rPr>
          </w:rPrChange>
        </w:rPr>
        <w:pPrChange w:id="439" w:author="Student" w:date="2026-02-04T12:18:00Z">
          <w:pPr>
            <w:pBdr>
              <w:top w:val="single" w:sz="6" w:space="1" w:color="auto"/>
            </w:pBdr>
            <w:spacing w:after="0" w:line="240" w:lineRule="auto"/>
            <w:jc w:val="center"/>
          </w:pPr>
        </w:pPrChange>
      </w:pPr>
      <w:ins w:id="440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>Fewer lines</w:t>
        </w:r>
      </w:ins>
      <w:r w:rsidRPr="00333D4E">
        <w:rPr>
          <w:rFonts w:ascii="Times New Roman" w:hAnsi="Times New Roman"/>
          <w:sz w:val="32"/>
          <w:rPrChange w:id="441" w:author="Student" w:date="2026-02-04T12:18:00Z">
            <w:rPr>
              <w:rFonts w:ascii="Arial" w:hAnsi="Arial"/>
              <w:vanish/>
              <w:sz w:val="16"/>
            </w:rPr>
          </w:rPrChange>
        </w:rPr>
        <w:t xml:space="preserve"> of </w:t>
      </w:r>
      <w:del w:id="442" w:author="Student" w:date="2026-02-04T12:18:00Z">
        <w:r w:rsidR="00462B7B" w:rsidRPr="00462B7B">
          <w:rPr>
            <w:rFonts w:ascii="Arial" w:eastAsia="Times New Roman" w:hAnsi="Arial" w:cs="Arial"/>
            <w:vanish/>
            <w:sz w:val="16"/>
            <w:szCs w:val="16"/>
            <w:lang w:eastAsia="en-IN"/>
          </w:rPr>
          <w:delText>Form</w:delText>
        </w:r>
      </w:del>
      <w:ins w:id="443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>code</w:t>
        </w:r>
      </w:ins>
    </w:p>
    <w:p w:rsidR="00333D4E" w:rsidRPr="00333D4E" w:rsidRDefault="00333D4E" w:rsidP="00333D4E">
      <w:pPr>
        <w:numPr>
          <w:ilvl w:val="0"/>
          <w:numId w:val="27"/>
        </w:numPr>
        <w:spacing w:before="100" w:beforeAutospacing="1" w:after="100" w:afterAutospacing="1" w:line="240" w:lineRule="auto"/>
        <w:rPr>
          <w:ins w:id="444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ins w:id="445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>Excellent for AI &amp; data analysis</w:t>
        </w:r>
      </w:ins>
    </w:p>
    <w:p w:rsidR="00333D4E" w:rsidRPr="00333D4E" w:rsidRDefault="00333D4E" w:rsidP="00333D4E">
      <w:pPr>
        <w:numPr>
          <w:ilvl w:val="0"/>
          <w:numId w:val="27"/>
        </w:numPr>
        <w:spacing w:before="100" w:beforeAutospacing="1" w:after="100" w:afterAutospacing="1" w:line="240" w:lineRule="auto"/>
        <w:rPr>
          <w:ins w:id="446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ins w:id="447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>Easy integration with other technologies</w:t>
        </w:r>
      </w:ins>
    </w:p>
    <w:p w:rsidR="00333D4E" w:rsidRPr="00333D4E" w:rsidRDefault="00333D4E" w:rsidP="00333D4E">
      <w:pPr>
        <w:numPr>
          <w:ilvl w:val="0"/>
          <w:numId w:val="27"/>
        </w:numPr>
        <w:spacing w:before="100" w:beforeAutospacing="1" w:after="100" w:afterAutospacing="1" w:line="240" w:lineRule="auto"/>
        <w:rPr>
          <w:ins w:id="448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  <w:ins w:id="449" w:author="Student" w:date="2026-02-04T12:18:00Z">
        <w:r w:rsidRPr="00333D4E">
          <w:rPr>
            <w:rFonts w:ascii="Times New Roman" w:eastAsia="Times New Roman" w:hAnsi="Times New Roman" w:cs="Times New Roman"/>
            <w:sz w:val="32"/>
            <w:szCs w:val="24"/>
            <w:lang w:eastAsia="en-IN"/>
          </w:rPr>
          <w:t>Large open-source ecosystem</w:t>
        </w:r>
      </w:ins>
    </w:p>
    <w:p w:rsidR="00333D4E" w:rsidRPr="00333D4E" w:rsidRDefault="00333D4E" w:rsidP="00333D4E">
      <w:pPr>
        <w:spacing w:after="0" w:line="240" w:lineRule="auto"/>
        <w:rPr>
          <w:ins w:id="450" w:author="Student" w:date="2026-02-04T12:18:00Z"/>
          <w:rFonts w:ascii="Times New Roman" w:eastAsia="Times New Roman" w:hAnsi="Times New Roman" w:cs="Times New Roman"/>
          <w:sz w:val="32"/>
          <w:szCs w:val="24"/>
          <w:lang w:eastAsia="en-IN"/>
        </w:rPr>
      </w:pPr>
    </w:p>
    <w:p w:rsidR="00C40982" w:rsidRPr="00C40982" w:rsidRDefault="00333D4E" w:rsidP="00C40982">
      <w:pPr>
        <w:spacing w:before="100" w:beforeAutospacing="1" w:after="100" w:afterAutospacing="1" w:line="240" w:lineRule="auto"/>
        <w:outlineLvl w:val="1"/>
        <w:rPr>
          <w:ins w:id="451" w:author="Student" w:date="2026-02-04T12:18:00Z"/>
          <w:rFonts w:ascii="Times New Roman" w:eastAsia="Times New Roman" w:hAnsi="Times New Roman" w:cs="Times New Roman"/>
          <w:b/>
          <w:bCs/>
          <w:sz w:val="44"/>
          <w:szCs w:val="36"/>
          <w:lang w:eastAsia="en-IN"/>
        </w:rPr>
      </w:pPr>
      <w:ins w:id="452" w:author="Student" w:date="2026-02-04T12:18:00Z">
        <w:r w:rsidRPr="00333D4E">
          <w:rPr>
            <w:rFonts w:ascii="Times New Roman" w:eastAsia="Times New Roman" w:hAnsi="Times New Roman" w:cs="Times New Roman"/>
            <w:b/>
            <w:bCs/>
            <w:sz w:val="44"/>
            <w:szCs w:val="36"/>
            <w:lang w:eastAsia="en-IN"/>
          </w:rPr>
          <w:t xml:space="preserve"> </w:t>
        </w:r>
        <w:r w:rsidR="00C40982" w:rsidRPr="00C40982">
          <w:rPr>
            <w:rFonts w:ascii="Times New Roman" w:eastAsia="Times New Roman" w:hAnsi="Times New Roman" w:cs="Times New Roman"/>
            <w:b/>
            <w:bCs/>
            <w:sz w:val="44"/>
            <w:szCs w:val="36"/>
            <w:lang w:eastAsia="en-IN"/>
          </w:rPr>
          <w:t xml:space="preserve">One-line Conclusion </w:t>
        </w:r>
      </w:ins>
    </w:p>
    <w:p w:rsidR="00333D4E" w:rsidRPr="00333D4E" w:rsidRDefault="00C40982" w:rsidP="00C40982">
      <w:pPr>
        <w:spacing w:before="100" w:beforeAutospacing="1" w:after="100" w:afterAutospacing="1" w:line="240" w:lineRule="auto"/>
        <w:outlineLvl w:val="1"/>
        <w:rPr>
          <w:ins w:id="453" w:author="Student" w:date="2026-02-04T12:18:00Z"/>
          <w:rFonts w:ascii="Times New Roman" w:eastAsia="Times New Roman" w:hAnsi="Times New Roman" w:cs="Times New Roman"/>
          <w:sz w:val="28"/>
          <w:szCs w:val="24"/>
          <w:lang w:eastAsia="en-IN"/>
        </w:rPr>
      </w:pPr>
      <w:ins w:id="454" w:author="Student" w:date="2026-02-04T12:18:00Z">
        <w:r w:rsidRPr="00C40982">
          <w:rPr>
            <w:rFonts w:ascii="Times New Roman" w:eastAsia="Times New Roman" w:hAnsi="Times New Roman" w:cs="Times New Roman"/>
            <w:bCs/>
            <w:sz w:val="40"/>
            <w:szCs w:val="36"/>
            <w:lang w:eastAsia="en-IN"/>
          </w:rPr>
          <w:t xml:space="preserve"> Python is preferred over Java for simplicity, fast development, AI/ML, and beginner friendliness, while Java is better for enterprise-level and performance-critical applications.</w:t>
        </w:r>
      </w:ins>
    </w:p>
    <w:p w:rsidR="00333D4E" w:rsidRPr="00333D4E" w:rsidRDefault="00333D4E" w:rsidP="00333D4E">
      <w:pPr>
        <w:jc w:val="center"/>
        <w:rPr>
          <w:rFonts w:ascii="Britannic Bold" w:hAnsi="Britannic Bold"/>
          <w:sz w:val="28"/>
          <w:lang w:val="en-US"/>
          <w:rPrChange w:id="455" w:author="Student" w:date="2026-02-04T12:18:00Z">
            <w:rPr/>
          </w:rPrChange>
        </w:rPr>
        <w:pPrChange w:id="456" w:author="Student" w:date="2026-02-04T12:18:00Z">
          <w:pPr/>
        </w:pPrChange>
      </w:pPr>
    </w:p>
    <w:sectPr w:rsidR="00333D4E" w:rsidRPr="00333D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10F64"/>
    <w:multiLevelType w:val="multilevel"/>
    <w:tmpl w:val="6500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B713F"/>
    <w:multiLevelType w:val="multilevel"/>
    <w:tmpl w:val="7624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A7991"/>
    <w:multiLevelType w:val="multilevel"/>
    <w:tmpl w:val="0594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03A01"/>
    <w:multiLevelType w:val="multilevel"/>
    <w:tmpl w:val="F3F8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00EF3"/>
    <w:multiLevelType w:val="multilevel"/>
    <w:tmpl w:val="664A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B2884"/>
    <w:multiLevelType w:val="multilevel"/>
    <w:tmpl w:val="FF00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538AA"/>
    <w:multiLevelType w:val="multilevel"/>
    <w:tmpl w:val="08BA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E4501"/>
    <w:multiLevelType w:val="multilevel"/>
    <w:tmpl w:val="FAC6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B86013"/>
    <w:multiLevelType w:val="multilevel"/>
    <w:tmpl w:val="E48C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CE39F5"/>
    <w:multiLevelType w:val="multilevel"/>
    <w:tmpl w:val="51AA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AD222F"/>
    <w:multiLevelType w:val="multilevel"/>
    <w:tmpl w:val="2F4C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66A05"/>
    <w:multiLevelType w:val="multilevel"/>
    <w:tmpl w:val="2766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965254"/>
    <w:multiLevelType w:val="multilevel"/>
    <w:tmpl w:val="6F78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100637"/>
    <w:multiLevelType w:val="multilevel"/>
    <w:tmpl w:val="2B82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CE479A"/>
    <w:multiLevelType w:val="multilevel"/>
    <w:tmpl w:val="6742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3B5E84"/>
    <w:multiLevelType w:val="multilevel"/>
    <w:tmpl w:val="5460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D02EE1"/>
    <w:multiLevelType w:val="multilevel"/>
    <w:tmpl w:val="561E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EB69D3"/>
    <w:multiLevelType w:val="multilevel"/>
    <w:tmpl w:val="40D4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EE19CE"/>
    <w:multiLevelType w:val="multilevel"/>
    <w:tmpl w:val="2E30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3F7585"/>
    <w:multiLevelType w:val="multilevel"/>
    <w:tmpl w:val="A21E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DD1F14"/>
    <w:multiLevelType w:val="multilevel"/>
    <w:tmpl w:val="1186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F01947"/>
    <w:multiLevelType w:val="multilevel"/>
    <w:tmpl w:val="E3C4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640570"/>
    <w:multiLevelType w:val="multilevel"/>
    <w:tmpl w:val="AEDC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BE06C1"/>
    <w:multiLevelType w:val="multilevel"/>
    <w:tmpl w:val="A110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A23F56"/>
    <w:multiLevelType w:val="multilevel"/>
    <w:tmpl w:val="3276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A474F5"/>
    <w:multiLevelType w:val="multilevel"/>
    <w:tmpl w:val="449A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C66CBF"/>
    <w:multiLevelType w:val="multilevel"/>
    <w:tmpl w:val="5F90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F30BFB"/>
    <w:multiLevelType w:val="multilevel"/>
    <w:tmpl w:val="9B5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DC5EC7"/>
    <w:multiLevelType w:val="multilevel"/>
    <w:tmpl w:val="869C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2041F8"/>
    <w:multiLevelType w:val="multilevel"/>
    <w:tmpl w:val="17DE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475015"/>
    <w:multiLevelType w:val="multilevel"/>
    <w:tmpl w:val="FC1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1F24FB"/>
    <w:multiLevelType w:val="multilevel"/>
    <w:tmpl w:val="F02C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F2601C"/>
    <w:multiLevelType w:val="multilevel"/>
    <w:tmpl w:val="B2AC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6757D3"/>
    <w:multiLevelType w:val="multilevel"/>
    <w:tmpl w:val="E380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B91377"/>
    <w:multiLevelType w:val="multilevel"/>
    <w:tmpl w:val="FD30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AC7675"/>
    <w:multiLevelType w:val="multilevel"/>
    <w:tmpl w:val="89C2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3"/>
  </w:num>
  <w:num w:numId="3">
    <w:abstractNumId w:val="21"/>
  </w:num>
  <w:num w:numId="4">
    <w:abstractNumId w:val="12"/>
  </w:num>
  <w:num w:numId="5">
    <w:abstractNumId w:val="0"/>
  </w:num>
  <w:num w:numId="6">
    <w:abstractNumId w:val="18"/>
  </w:num>
  <w:num w:numId="7">
    <w:abstractNumId w:val="32"/>
  </w:num>
  <w:num w:numId="8">
    <w:abstractNumId w:val="33"/>
  </w:num>
  <w:num w:numId="9">
    <w:abstractNumId w:val="15"/>
  </w:num>
  <w:num w:numId="10">
    <w:abstractNumId w:val="22"/>
  </w:num>
  <w:num w:numId="11">
    <w:abstractNumId w:val="25"/>
  </w:num>
  <w:num w:numId="12">
    <w:abstractNumId w:val="17"/>
  </w:num>
  <w:num w:numId="13">
    <w:abstractNumId w:val="6"/>
  </w:num>
  <w:num w:numId="14">
    <w:abstractNumId w:val="26"/>
  </w:num>
  <w:num w:numId="15">
    <w:abstractNumId w:val="4"/>
  </w:num>
  <w:num w:numId="16">
    <w:abstractNumId w:val="35"/>
  </w:num>
  <w:num w:numId="17">
    <w:abstractNumId w:val="13"/>
  </w:num>
  <w:num w:numId="18">
    <w:abstractNumId w:val="11"/>
  </w:num>
  <w:num w:numId="19">
    <w:abstractNumId w:val="10"/>
  </w:num>
  <w:num w:numId="20">
    <w:abstractNumId w:val="2"/>
  </w:num>
  <w:num w:numId="21">
    <w:abstractNumId w:val="23"/>
  </w:num>
  <w:num w:numId="22">
    <w:abstractNumId w:val="9"/>
  </w:num>
  <w:num w:numId="23">
    <w:abstractNumId w:val="16"/>
  </w:num>
  <w:num w:numId="24">
    <w:abstractNumId w:val="28"/>
  </w:num>
  <w:num w:numId="25">
    <w:abstractNumId w:val="19"/>
  </w:num>
  <w:num w:numId="26">
    <w:abstractNumId w:val="14"/>
  </w:num>
  <w:num w:numId="27">
    <w:abstractNumId w:val="7"/>
  </w:num>
  <w:num w:numId="28">
    <w:abstractNumId w:val="34"/>
  </w:num>
  <w:num w:numId="29">
    <w:abstractNumId w:val="8"/>
  </w:num>
  <w:num w:numId="30">
    <w:abstractNumId w:val="29"/>
  </w:num>
  <w:num w:numId="31">
    <w:abstractNumId w:val="5"/>
  </w:num>
  <w:num w:numId="32">
    <w:abstractNumId w:val="24"/>
  </w:num>
  <w:num w:numId="33">
    <w:abstractNumId w:val="31"/>
  </w:num>
  <w:num w:numId="34">
    <w:abstractNumId w:val="1"/>
  </w:num>
  <w:num w:numId="35">
    <w:abstractNumId w:val="30"/>
  </w:num>
  <w:num w:numId="3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D4E"/>
    <w:rsid w:val="00013258"/>
    <w:rsid w:val="000D0376"/>
    <w:rsid w:val="00333D4E"/>
    <w:rsid w:val="003D6E50"/>
    <w:rsid w:val="00462B7B"/>
    <w:rsid w:val="00470133"/>
    <w:rsid w:val="008E0270"/>
    <w:rsid w:val="00AE56B4"/>
    <w:rsid w:val="00C40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25BF1"/>
  <w15:chartTrackingRefBased/>
  <w15:docId w15:val="{2601BA69-E32B-474F-91E4-BD79CEDB7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33D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33D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33D4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33D4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33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33D4E"/>
    <w:rPr>
      <w:b/>
      <w:bCs/>
    </w:rPr>
  </w:style>
  <w:style w:type="character" w:styleId="Emphasis">
    <w:name w:val="Emphasis"/>
    <w:basedOn w:val="DefaultParagraphFont"/>
    <w:uiPriority w:val="20"/>
    <w:qFormat/>
    <w:rsid w:val="00333D4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3D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3D4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33D4E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333D4E"/>
  </w:style>
  <w:style w:type="character" w:customStyle="1" w:styleId="hljs-number">
    <w:name w:val="hljs-number"/>
    <w:basedOn w:val="DefaultParagraphFont"/>
    <w:rsid w:val="00333D4E"/>
  </w:style>
  <w:style w:type="character" w:customStyle="1" w:styleId="hljs-type">
    <w:name w:val="hljs-type"/>
    <w:basedOn w:val="DefaultParagraphFont"/>
    <w:rsid w:val="00333D4E"/>
  </w:style>
  <w:style w:type="character" w:customStyle="1" w:styleId="hljs-variable">
    <w:name w:val="hljs-variable"/>
    <w:basedOn w:val="DefaultParagraphFont"/>
    <w:rsid w:val="00333D4E"/>
  </w:style>
  <w:style w:type="character" w:customStyle="1" w:styleId="hljs-operator">
    <w:name w:val="hljs-operator"/>
    <w:basedOn w:val="DefaultParagraphFont"/>
    <w:rsid w:val="00333D4E"/>
  </w:style>
  <w:style w:type="character" w:customStyle="1" w:styleId="hljs-keyword">
    <w:name w:val="hljs-keyword"/>
    <w:basedOn w:val="DefaultParagraphFont"/>
    <w:rsid w:val="00333D4E"/>
  </w:style>
  <w:style w:type="table" w:styleId="TableGrid">
    <w:name w:val="Table Grid"/>
    <w:basedOn w:val="TableNormal"/>
    <w:uiPriority w:val="39"/>
    <w:rsid w:val="00333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D6E5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D6E50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3D6E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D6E5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D6E50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ListParagraph">
    <w:name w:val="List Paragraph"/>
    <w:basedOn w:val="Normal"/>
    <w:uiPriority w:val="34"/>
    <w:qFormat/>
    <w:rsid w:val="003D6E5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D6E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6E5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1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65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56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3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223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589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612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367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311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21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67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20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89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79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69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832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64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25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2191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550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7864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566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0321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679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799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7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05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52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3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6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8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8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8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728</Words>
  <Characters>4152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2026-01-28T05:42:00Z</dcterms:created>
  <dcterms:modified xsi:type="dcterms:W3CDTF">2026-02-04T06:48:00Z</dcterms:modified>
</cp:coreProperties>
</file>